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spacing w:after="120" w:line="240" w:lineRule="auto"/>
        <w:rPr>
          <w:rFonts w:ascii="Calibri" w:cs="Calibri" w:eastAsia="Calibri" w:hAnsi="Calibri"/>
          <w:sz w:val="24"/>
          <w:szCs w:val="24"/>
        </w:rPr>
      </w:pPr>
      <w:r w:rsidDel="00000000" w:rsidR="00000000" w:rsidRPr="00000000">
        <w:rPr>
          <w:rFonts w:ascii="Calibri" w:cs="Calibri" w:eastAsia="Calibri" w:hAnsi="Calibri"/>
          <w:sz w:val="60"/>
          <w:szCs w:val="60"/>
          <w:rtl w:val="0"/>
        </w:rPr>
        <w:t xml:space="preserve">DPE Model - Academy Freedom of Information Publication Scheme (Detailed Level - internal document)</w:t>
      </w:r>
      <w:r w:rsidDel="00000000" w:rsidR="00000000" w:rsidRPr="00000000">
        <w:rPr>
          <w:rtl w:val="0"/>
        </w:rPr>
      </w:r>
    </w:p>
    <w:p w:rsidR="00000000" w:rsidDel="00000000" w:rsidP="00000000" w:rsidRDefault="00000000" w:rsidRPr="00000000" w14:paraId="00000002">
      <w:pPr>
        <w:pageBreakBefore w:val="0"/>
        <w:spacing w:after="12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3">
      <w:pPr>
        <w:pageBreakBefore w:val="0"/>
        <w:spacing w:after="12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4">
      <w:pPr>
        <w:pageBreakBefore w:val="0"/>
        <w:spacing w:after="120" w:line="240" w:lineRule="auto"/>
        <w:rPr>
          <w:ins w:author="Stuart Lee" w:id="1" w:date="2022-10-14T12:48:18Z"/>
          <w:rFonts w:ascii="Calibri" w:cs="Calibri" w:eastAsia="Calibri" w:hAnsi="Calibri"/>
          <w:sz w:val="24"/>
          <w:szCs w:val="24"/>
        </w:rPr>
      </w:pPr>
      <w:del w:author="Stuart Lee" w:id="0" w:date="2022-10-14T12:48:25Z">
        <w:r w:rsidDel="00000000" w:rsidR="00000000" w:rsidRPr="00000000">
          <w:rPr>
            <w:rFonts w:ascii="Calibri" w:cs="Calibri" w:eastAsia="Calibri" w:hAnsi="Calibri"/>
            <w:sz w:val="24"/>
            <w:szCs w:val="24"/>
            <w:rtl w:val="0"/>
          </w:rPr>
          <w:delText xml:space="preserve">If you are reading a printed version of this document, you should check the Information Management pages on [the school network] to ensure that you have the most up-to-date version.</w:delText>
        </w:r>
      </w:del>
      <w:r w:rsidDel="00000000" w:rsidR="00000000" w:rsidRPr="00000000">
        <w:rPr>
          <w:rFonts w:ascii="Calibri" w:cs="Calibri" w:eastAsia="Calibri" w:hAnsi="Calibri"/>
          <w:sz w:val="24"/>
          <w:szCs w:val="24"/>
          <w:rtl w:val="0"/>
        </w:rPr>
        <w:br w:type="textWrapping"/>
        <w:br w:type="textWrapping"/>
      </w:r>
      <w:ins w:author="Stuart Lee" w:id="1" w:date="2022-10-14T12:48:18Z">
        <w:r w:rsidDel="00000000" w:rsidR="00000000" w:rsidRPr="00000000">
          <w:rPr>
            <w:rFonts w:ascii="Calibri" w:cs="Calibri" w:eastAsia="Calibri" w:hAnsi="Calibri"/>
            <w:sz w:val="24"/>
            <w:szCs w:val="24"/>
            <w:rtl w:val="0"/>
          </w:rPr>
          <w:t xml:space="preserve">The Detailed Publication Scheme is intended as an internal document. This document has useful links and supporting text included with the different classes of information that can be used to support school staff when completing the High Level Publication Scheme. The High Level Publication Scheme is the document that would be displayed on your school website.</w:t>
        </w:r>
        <w:r w:rsidDel="00000000" w:rsidR="00000000" w:rsidRPr="00000000">
          <w:rPr>
            <w:rtl w:val="0"/>
          </w:rPr>
        </w:r>
      </w:ins>
    </w:p>
    <w:p w:rsidR="00000000" w:rsidDel="00000000" w:rsidP="00000000" w:rsidRDefault="00000000" w:rsidRPr="00000000" w14:paraId="00000005">
      <w:pPr>
        <w:spacing w:after="120" w:line="240" w:lineRule="auto"/>
        <w:rPr>
          <w:ins w:author="Stuart Lee" w:id="1" w:date="2022-10-14T12:48:18Z"/>
          <w:rFonts w:ascii="Calibri" w:cs="Calibri" w:eastAsia="Calibri" w:hAnsi="Calibri"/>
          <w:sz w:val="24"/>
          <w:szCs w:val="24"/>
        </w:rPr>
      </w:pPr>
      <w:ins w:author="Stuart Lee" w:id="1" w:date="2022-10-14T12:48:18Z">
        <w:r w:rsidDel="00000000" w:rsidR="00000000" w:rsidRPr="00000000">
          <w:rPr>
            <w:rtl w:val="0"/>
          </w:rPr>
        </w:r>
      </w:ins>
    </w:p>
    <w:p w:rsidR="00000000" w:rsidDel="00000000" w:rsidP="00000000" w:rsidRDefault="00000000" w:rsidRPr="00000000" w14:paraId="00000006">
      <w:pPr>
        <w:pageBreakBefore w:val="0"/>
        <w:spacing w:after="12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pageBreakBefore w:val="0"/>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8">
      <w:pPr>
        <w:pageBreakBefore w:val="0"/>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9">
      <w:pPr>
        <w:pageBreakBefore w:val="0"/>
        <w:spacing w:after="120" w:line="240" w:lineRule="auto"/>
        <w:rPr>
          <w:rFonts w:ascii="Calibri" w:cs="Calibri" w:eastAsia="Calibri" w:hAnsi="Calibri"/>
          <w:sz w:val="24"/>
          <w:szCs w:val="24"/>
        </w:rPr>
      </w:pPr>
      <w:r w:rsidDel="00000000" w:rsidR="00000000" w:rsidRPr="00000000">
        <w:rPr>
          <w:rFonts w:ascii="Calibri" w:cs="Calibri" w:eastAsia="Calibri" w:hAnsi="Calibri"/>
          <w:b w:val="1"/>
          <w:sz w:val="30"/>
          <w:szCs w:val="30"/>
          <w:rtl w:val="0"/>
        </w:rPr>
        <w:t xml:space="preserve">[Version v1.2] </w:t>
      </w:r>
      <w:r w:rsidDel="00000000" w:rsidR="00000000" w:rsidRPr="00000000">
        <w:rPr>
          <w:rtl w:val="0"/>
        </w:rPr>
      </w:r>
    </w:p>
    <w:p w:rsidR="00000000" w:rsidDel="00000000" w:rsidP="00000000" w:rsidRDefault="00000000" w:rsidRPr="00000000" w14:paraId="0000000A">
      <w:pPr>
        <w:pageBreakBefore w:val="0"/>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B">
      <w:pPr>
        <w:pageBreakBefore w:val="0"/>
        <w:spacing w:after="12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ab/>
      </w:r>
    </w:p>
    <w:p w:rsidR="00000000" w:rsidDel="00000000" w:rsidP="00000000" w:rsidRDefault="00000000" w:rsidRPr="00000000" w14:paraId="0000000C">
      <w:pPr>
        <w:pageBreakBefore w:val="0"/>
        <w:spacing w:after="120" w:line="240" w:lineRule="auto"/>
        <w:rPr>
          <w:del w:author="Stuart Lee" w:id="2" w:date="2022-10-14T12:48:42Z"/>
          <w:rFonts w:ascii="Calibri" w:cs="Calibri" w:eastAsia="Calibri" w:hAnsi="Calibri"/>
          <w:sz w:val="24"/>
          <w:szCs w:val="24"/>
        </w:rPr>
      </w:pPr>
      <w:del w:author="Stuart Lee" w:id="2" w:date="2022-10-14T12:48:42Z">
        <w:r w:rsidDel="00000000" w:rsidR="00000000" w:rsidRPr="00000000">
          <w:rPr>
            <w:rFonts w:ascii="Calibri" w:cs="Calibri" w:eastAsia="Calibri" w:hAnsi="Calibri"/>
            <w:sz w:val="24"/>
            <w:szCs w:val="24"/>
            <w:rtl w:val="0"/>
          </w:rPr>
          <w:delText xml:space="preserve">If you would like a copy of any documentation, please contact the school office:</w:delText>
        </w:r>
        <w:r w:rsidDel="00000000" w:rsidR="00000000" w:rsidRPr="00000000">
          <w:rPr>
            <w:rFonts w:ascii="Calibri" w:cs="Calibri" w:eastAsia="Calibri" w:hAnsi="Calibri"/>
            <w:b w:val="1"/>
            <w:sz w:val="24"/>
            <w:szCs w:val="24"/>
            <w:rtl w:val="0"/>
          </w:rPr>
          <w:delText xml:space="preserve"> </w:delText>
        </w:r>
        <w:r w:rsidDel="00000000" w:rsidR="00000000" w:rsidRPr="00000000">
          <w:rPr>
            <w:rtl w:val="0"/>
          </w:rPr>
        </w:r>
      </w:del>
    </w:p>
    <w:p w:rsidR="00000000" w:rsidDel="00000000" w:rsidP="00000000" w:rsidRDefault="00000000" w:rsidRPr="00000000" w14:paraId="0000000D">
      <w:pPr>
        <w:pageBreakBefore w:val="0"/>
        <w:spacing w:after="120" w:line="240" w:lineRule="auto"/>
        <w:rPr>
          <w:rFonts w:ascii="Calibri" w:cs="Calibri" w:eastAsia="Calibri" w:hAnsi="Calibri"/>
          <w:sz w:val="24"/>
          <w:szCs w:val="24"/>
        </w:rPr>
      </w:pPr>
      <w:del w:author="Stuart Lee" w:id="2" w:date="2022-10-14T12:48:42Z">
        <w:r w:rsidDel="00000000" w:rsidR="00000000" w:rsidRPr="00000000">
          <w:rPr>
            <w:rFonts w:ascii="Calibri" w:cs="Calibri" w:eastAsia="Calibri" w:hAnsi="Calibri"/>
            <w:b w:val="1"/>
            <w:sz w:val="24"/>
            <w:szCs w:val="24"/>
            <w:rtl w:val="0"/>
          </w:rPr>
          <w:delText xml:space="preserve">[</w:delText>
        </w:r>
        <w:r w:rsidDel="00000000" w:rsidR="00000000" w:rsidRPr="00000000">
          <w:rPr>
            <w:rFonts w:ascii="Calibri" w:cs="Calibri" w:eastAsia="Calibri" w:hAnsi="Calibri"/>
            <w:b w:val="1"/>
            <w:sz w:val="24"/>
            <w:szCs w:val="24"/>
            <w:highlight w:val="yellow"/>
            <w:rtl w:val="0"/>
          </w:rPr>
          <w:delText xml:space="preserve">SCHOOL CONTACT DETAILS HERE</w:delText>
        </w:r>
        <w:r w:rsidDel="00000000" w:rsidR="00000000" w:rsidRPr="00000000">
          <w:rPr>
            <w:rFonts w:ascii="Calibri" w:cs="Calibri" w:eastAsia="Calibri" w:hAnsi="Calibri"/>
            <w:b w:val="1"/>
            <w:sz w:val="24"/>
            <w:szCs w:val="24"/>
            <w:rtl w:val="0"/>
          </w:rPr>
          <w:delText xml:space="preserve">]</w:delText>
        </w:r>
      </w:del>
      <w:r w:rsidDel="00000000" w:rsidR="00000000" w:rsidRPr="00000000">
        <w:rPr>
          <w:rtl w:val="0"/>
        </w:rPr>
      </w:r>
    </w:p>
    <w:p w:rsidR="00000000" w:rsidDel="00000000" w:rsidP="00000000" w:rsidRDefault="00000000" w:rsidRPr="00000000" w14:paraId="0000000E">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F">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0">
      <w:pPr>
        <w:pageBreakBefore w:val="0"/>
        <w:rPr>
          <w:rFonts w:ascii="Calibri" w:cs="Calibri" w:eastAsia="Calibri" w:hAnsi="Calibri"/>
          <w:b w:val="1"/>
          <w:sz w:val="48"/>
          <w:szCs w:val="48"/>
        </w:rPr>
      </w:pPr>
      <w:r w:rsidDel="00000000" w:rsidR="00000000" w:rsidRPr="00000000">
        <w:br w:type="page"/>
      </w:r>
      <w:r w:rsidDel="00000000" w:rsidR="00000000" w:rsidRPr="00000000">
        <w:rPr>
          <w:rtl w:val="0"/>
        </w:rPr>
      </w:r>
    </w:p>
    <w:p w:rsidR="00000000" w:rsidDel="00000000" w:rsidP="00000000" w:rsidRDefault="00000000" w:rsidRPr="00000000" w14:paraId="00000011">
      <w:pPr>
        <w:pageBreakBefore w:val="0"/>
        <w:spacing w:after="120" w:before="480" w:line="240" w:lineRule="auto"/>
        <w:rPr>
          <w:rFonts w:ascii="Calibri" w:cs="Calibri" w:eastAsia="Calibri" w:hAnsi="Calibri"/>
          <w:sz w:val="24"/>
          <w:szCs w:val="24"/>
        </w:rPr>
      </w:pPr>
      <w:r w:rsidDel="00000000" w:rsidR="00000000" w:rsidRPr="00000000">
        <w:rPr>
          <w:rFonts w:ascii="Calibri" w:cs="Calibri" w:eastAsia="Calibri" w:hAnsi="Calibri"/>
          <w:b w:val="1"/>
          <w:sz w:val="48"/>
          <w:szCs w:val="48"/>
          <w:rtl w:val="0"/>
        </w:rPr>
        <w:t xml:space="preserve">Document Version</w:t>
      </w:r>
      <w:r w:rsidDel="00000000" w:rsidR="00000000" w:rsidRPr="00000000">
        <w:rPr>
          <w:rtl w:val="0"/>
        </w:rPr>
      </w:r>
    </w:p>
    <w:p w:rsidR="00000000" w:rsidDel="00000000" w:rsidP="00000000" w:rsidRDefault="00000000" w:rsidRPr="00000000" w14:paraId="00000012">
      <w:pPr>
        <w:pageBreakBefore w:val="0"/>
        <w:spacing w:after="0" w:line="240" w:lineRule="auto"/>
        <w:rPr>
          <w:rFonts w:ascii="Calibri" w:cs="Calibri" w:eastAsia="Calibri" w:hAnsi="Calibri"/>
          <w:sz w:val="24"/>
          <w:szCs w:val="24"/>
        </w:rPr>
      </w:pPr>
      <w:r w:rsidDel="00000000" w:rsidR="00000000" w:rsidRPr="00000000">
        <w:rPr>
          <w:rtl w:val="0"/>
        </w:rPr>
      </w:r>
    </w:p>
    <w:tbl>
      <w:tblPr>
        <w:tblStyle w:val="Table1"/>
        <w:tblW w:w="11598.999999999998"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20"/>
      </w:tblPr>
      <w:tblGrid>
        <w:gridCol w:w="2110"/>
        <w:gridCol w:w="1350"/>
        <w:gridCol w:w="2186"/>
        <w:gridCol w:w="2110"/>
        <w:gridCol w:w="2302"/>
        <w:gridCol w:w="1541"/>
        <w:tblGridChange w:id="0">
          <w:tblGrid>
            <w:gridCol w:w="2110"/>
            <w:gridCol w:w="1350"/>
            <w:gridCol w:w="2186"/>
            <w:gridCol w:w="2110"/>
            <w:gridCol w:w="2302"/>
            <w:gridCol w:w="1541"/>
          </w:tblGrid>
        </w:tblGridChange>
      </w:tblGrid>
      <w:tr>
        <w:trPr>
          <w:cantSplit w:val="0"/>
          <w:trHeight w:val="464" w:hRule="atLeast"/>
          <w:tblHeader w:val="0"/>
        </w:trPr>
        <w:tc>
          <w:tcPr/>
          <w:p w:rsidR="00000000" w:rsidDel="00000000" w:rsidP="00000000" w:rsidRDefault="00000000" w:rsidRPr="00000000" w14:paraId="00000013">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Version</w:t>
            </w:r>
          </w:p>
        </w:tc>
        <w:tc>
          <w:tcPr/>
          <w:p w:rsidR="00000000" w:rsidDel="00000000" w:rsidP="00000000" w:rsidRDefault="00000000" w:rsidRPr="00000000" w14:paraId="00000014">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Author</w:t>
            </w:r>
          </w:p>
        </w:tc>
        <w:tc>
          <w:tcPr/>
          <w:p w:rsidR="00000000" w:rsidDel="00000000" w:rsidP="00000000" w:rsidRDefault="00000000" w:rsidRPr="00000000" w14:paraId="00000015">
            <w:pPr>
              <w:pageBreakBefore w:val="0"/>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w:t>
            </w:r>
          </w:p>
        </w:tc>
        <w:tc>
          <w:tcPr/>
          <w:p w:rsidR="00000000" w:rsidDel="00000000" w:rsidP="00000000" w:rsidRDefault="00000000" w:rsidRPr="00000000" w14:paraId="00000016">
            <w:pPr>
              <w:pageBreakBefore w:val="0"/>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Approved by</w:t>
            </w:r>
          </w:p>
        </w:tc>
        <w:tc>
          <w:tcPr/>
          <w:p w:rsidR="00000000" w:rsidDel="00000000" w:rsidP="00000000" w:rsidRDefault="00000000" w:rsidRPr="00000000" w14:paraId="00000017">
            <w:pPr>
              <w:pageBreakBefore w:val="0"/>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Effective from</w:t>
            </w:r>
          </w:p>
        </w:tc>
        <w:tc>
          <w:tcPr/>
          <w:p w:rsidR="00000000" w:rsidDel="00000000" w:rsidP="00000000" w:rsidRDefault="00000000" w:rsidRPr="00000000" w14:paraId="00000018">
            <w:pPr>
              <w:pageBreakBefore w:val="0"/>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Review</w:t>
            </w:r>
          </w:p>
        </w:tc>
      </w:tr>
      <w:tr>
        <w:trPr>
          <w:cantSplit w:val="0"/>
          <w:trHeight w:val="393" w:hRule="atLeast"/>
          <w:tblHeader w:val="0"/>
        </w:trPr>
        <w:tc>
          <w:tcPr/>
          <w:p w:rsidR="00000000" w:rsidDel="00000000" w:rsidP="00000000" w:rsidRDefault="00000000" w:rsidRPr="00000000" w14:paraId="00000019">
            <w:pPr>
              <w:pageBreakBefore w:val="0"/>
              <w:spacing w:after="12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1.0 template</w:t>
            </w:r>
          </w:p>
        </w:tc>
        <w:tc>
          <w:tcPr/>
          <w:p w:rsidR="00000000" w:rsidDel="00000000" w:rsidP="00000000" w:rsidRDefault="00000000" w:rsidRPr="00000000" w14:paraId="0000001A">
            <w:pPr>
              <w:pageBreakBefore w:val="0"/>
              <w:spacing w:after="12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LM / SL</w:t>
            </w:r>
          </w:p>
        </w:tc>
        <w:tc>
          <w:tcPr/>
          <w:p w:rsidR="00000000" w:rsidDel="00000000" w:rsidP="00000000" w:rsidRDefault="00000000" w:rsidRPr="00000000" w14:paraId="0000001B">
            <w:pPr>
              <w:pageBreakBefore w:val="0"/>
              <w:spacing w:after="12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16 April 2020</w:t>
            </w:r>
          </w:p>
        </w:tc>
        <w:tc>
          <w:tcPr/>
          <w:p w:rsidR="00000000" w:rsidDel="00000000" w:rsidP="00000000" w:rsidRDefault="00000000" w:rsidRPr="00000000" w14:paraId="0000001C">
            <w:pPr>
              <w:pageBreakBefore w:val="0"/>
              <w:spacing w:after="12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JE (DPE)</w:t>
            </w:r>
          </w:p>
        </w:tc>
        <w:tc>
          <w:tcPr/>
          <w:p w:rsidR="00000000" w:rsidDel="00000000" w:rsidP="00000000" w:rsidRDefault="00000000" w:rsidRPr="00000000" w14:paraId="0000001D">
            <w:pPr>
              <w:pageBreakBefore w:val="0"/>
              <w:spacing w:after="12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16 April 2020</w:t>
            </w:r>
          </w:p>
        </w:tc>
        <w:tc>
          <w:tcPr/>
          <w:p w:rsidR="00000000" w:rsidDel="00000000" w:rsidP="00000000" w:rsidRDefault="00000000" w:rsidRPr="00000000" w14:paraId="0000001E">
            <w:pPr>
              <w:pageBreakBefore w:val="0"/>
              <w:spacing w:after="12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Annually</w:t>
            </w:r>
          </w:p>
        </w:tc>
      </w:tr>
      <w:tr>
        <w:trPr>
          <w:cantSplit w:val="0"/>
          <w:trHeight w:val="357" w:hRule="atLeast"/>
          <w:tblHeader w:val="0"/>
        </w:trPr>
        <w:tc>
          <w:tcPr/>
          <w:p w:rsidR="00000000" w:rsidDel="00000000" w:rsidP="00000000" w:rsidRDefault="00000000" w:rsidRPr="00000000" w14:paraId="0000001F">
            <w:pPr>
              <w:pageBreakBefore w:val="0"/>
              <w:rPr>
                <w:rFonts w:ascii="Calibri" w:cs="Calibri" w:eastAsia="Calibri" w:hAnsi="Calibri"/>
                <w:color w:val="000000"/>
                <w:sz w:val="24"/>
                <w:szCs w:val="24"/>
              </w:rPr>
            </w:pPr>
            <w:r w:rsidDel="00000000" w:rsidR="00000000" w:rsidRPr="00000000">
              <w:rPr>
                <w:color w:val="000000"/>
                <w:sz w:val="24"/>
                <w:szCs w:val="24"/>
                <w:rtl w:val="0"/>
              </w:rPr>
              <w:t xml:space="preserve">1.1 template</w:t>
            </w:r>
            <w:r w:rsidDel="00000000" w:rsidR="00000000" w:rsidRPr="00000000">
              <w:rPr>
                <w:rtl w:val="0"/>
              </w:rPr>
            </w:r>
          </w:p>
        </w:tc>
        <w:tc>
          <w:tcPr/>
          <w:p w:rsidR="00000000" w:rsidDel="00000000" w:rsidP="00000000" w:rsidRDefault="00000000" w:rsidRPr="00000000" w14:paraId="00000020">
            <w:pPr>
              <w:pageBreakBefore w:val="0"/>
              <w:rPr>
                <w:rFonts w:ascii="Calibri" w:cs="Calibri" w:eastAsia="Calibri" w:hAnsi="Calibri"/>
                <w:color w:val="000000"/>
                <w:sz w:val="24"/>
                <w:szCs w:val="24"/>
              </w:rPr>
            </w:pPr>
            <w:r w:rsidDel="00000000" w:rsidR="00000000" w:rsidRPr="00000000">
              <w:rPr>
                <w:color w:val="000000"/>
                <w:sz w:val="24"/>
                <w:szCs w:val="24"/>
                <w:rtl w:val="0"/>
              </w:rPr>
              <w:t xml:space="preserve">LM / SL</w:t>
            </w:r>
            <w:r w:rsidDel="00000000" w:rsidR="00000000" w:rsidRPr="00000000">
              <w:rPr>
                <w:rtl w:val="0"/>
              </w:rPr>
            </w:r>
          </w:p>
        </w:tc>
        <w:tc>
          <w:tcPr/>
          <w:p w:rsidR="00000000" w:rsidDel="00000000" w:rsidP="00000000" w:rsidRDefault="00000000" w:rsidRPr="00000000" w14:paraId="00000021">
            <w:pPr>
              <w:pageBreakBefore w:val="0"/>
              <w:rPr>
                <w:rFonts w:ascii="Calibri" w:cs="Calibri" w:eastAsia="Calibri" w:hAnsi="Calibri"/>
                <w:color w:val="000000"/>
                <w:sz w:val="24"/>
                <w:szCs w:val="24"/>
              </w:rPr>
            </w:pPr>
            <w:r w:rsidDel="00000000" w:rsidR="00000000" w:rsidRPr="00000000">
              <w:rPr>
                <w:color w:val="000000"/>
                <w:sz w:val="24"/>
                <w:szCs w:val="24"/>
                <w:rtl w:val="0"/>
              </w:rPr>
              <w:t xml:space="preserve">5 December 2020</w:t>
            </w:r>
            <w:r w:rsidDel="00000000" w:rsidR="00000000" w:rsidRPr="00000000">
              <w:rPr>
                <w:rtl w:val="0"/>
              </w:rPr>
            </w:r>
          </w:p>
        </w:tc>
        <w:tc>
          <w:tcPr/>
          <w:p w:rsidR="00000000" w:rsidDel="00000000" w:rsidP="00000000" w:rsidRDefault="00000000" w:rsidRPr="00000000" w14:paraId="00000022">
            <w:pPr>
              <w:pageBreakBefore w:val="0"/>
              <w:rPr>
                <w:rFonts w:ascii="Calibri" w:cs="Calibri" w:eastAsia="Calibri" w:hAnsi="Calibri"/>
                <w:color w:val="000000"/>
                <w:sz w:val="24"/>
                <w:szCs w:val="24"/>
              </w:rPr>
            </w:pPr>
            <w:r w:rsidDel="00000000" w:rsidR="00000000" w:rsidRPr="00000000">
              <w:rPr>
                <w:rtl w:val="0"/>
              </w:rPr>
            </w:r>
          </w:p>
        </w:tc>
        <w:tc>
          <w:tcPr/>
          <w:p w:rsidR="00000000" w:rsidDel="00000000" w:rsidP="00000000" w:rsidRDefault="00000000" w:rsidRPr="00000000" w14:paraId="00000023">
            <w:pPr>
              <w:pageBreakBefore w:val="0"/>
              <w:rPr>
                <w:rFonts w:ascii="Calibri" w:cs="Calibri" w:eastAsia="Calibri" w:hAnsi="Calibri"/>
                <w:color w:val="000000"/>
                <w:sz w:val="24"/>
                <w:szCs w:val="24"/>
              </w:rPr>
            </w:pPr>
            <w:r w:rsidDel="00000000" w:rsidR="00000000" w:rsidRPr="00000000">
              <w:rPr>
                <w:color w:val="000000"/>
                <w:sz w:val="24"/>
                <w:szCs w:val="24"/>
                <w:rtl w:val="0"/>
              </w:rPr>
              <w:t xml:space="preserve">5 December 2020</w:t>
            </w:r>
            <w:r w:rsidDel="00000000" w:rsidR="00000000" w:rsidRPr="00000000">
              <w:rPr>
                <w:rtl w:val="0"/>
              </w:rPr>
            </w:r>
          </w:p>
        </w:tc>
        <w:tc>
          <w:tcPr/>
          <w:p w:rsidR="00000000" w:rsidDel="00000000" w:rsidP="00000000" w:rsidRDefault="00000000" w:rsidRPr="00000000" w14:paraId="00000024">
            <w:pPr>
              <w:pageBreakBefore w:val="0"/>
              <w:rPr>
                <w:rFonts w:ascii="Calibri" w:cs="Calibri" w:eastAsia="Calibri" w:hAnsi="Calibri"/>
                <w:color w:val="000000"/>
                <w:sz w:val="24"/>
                <w:szCs w:val="24"/>
              </w:rPr>
            </w:pPr>
            <w:r w:rsidDel="00000000" w:rsidR="00000000" w:rsidRPr="00000000">
              <w:rPr>
                <w:rtl w:val="0"/>
              </w:rPr>
            </w:r>
          </w:p>
        </w:tc>
      </w:tr>
      <w:tr>
        <w:trPr>
          <w:cantSplit w:val="0"/>
          <w:trHeight w:val="321" w:hRule="atLeast"/>
          <w:tblHeader w:val="0"/>
        </w:trPr>
        <w:tc>
          <w:tcPr/>
          <w:p w:rsidR="00000000" w:rsidDel="00000000" w:rsidP="00000000" w:rsidRDefault="00000000" w:rsidRPr="00000000" w14:paraId="00000025">
            <w:pPr>
              <w:pageBreakBefore w:val="0"/>
              <w:rPr>
                <w:rFonts w:ascii="Calibri" w:cs="Calibri" w:eastAsia="Calibri" w:hAnsi="Calibri"/>
                <w:color w:val="000000"/>
                <w:sz w:val="24"/>
                <w:szCs w:val="24"/>
              </w:rPr>
            </w:pPr>
            <w:r w:rsidDel="00000000" w:rsidR="00000000" w:rsidRPr="00000000">
              <w:rPr>
                <w:color w:val="000000"/>
                <w:sz w:val="24"/>
                <w:szCs w:val="24"/>
                <w:rtl w:val="0"/>
              </w:rPr>
              <w:t xml:space="preserve">1.2 template</w:t>
            </w:r>
            <w:r w:rsidDel="00000000" w:rsidR="00000000" w:rsidRPr="00000000">
              <w:rPr>
                <w:rtl w:val="0"/>
              </w:rPr>
            </w:r>
          </w:p>
        </w:tc>
        <w:tc>
          <w:tcPr/>
          <w:p w:rsidR="00000000" w:rsidDel="00000000" w:rsidP="00000000" w:rsidRDefault="00000000" w:rsidRPr="00000000" w14:paraId="00000026">
            <w:pPr>
              <w:pageBreakBefore w:val="0"/>
              <w:rPr>
                <w:rFonts w:ascii="Calibri" w:cs="Calibri" w:eastAsia="Calibri" w:hAnsi="Calibri"/>
                <w:color w:val="000000"/>
                <w:sz w:val="24"/>
                <w:szCs w:val="24"/>
              </w:rPr>
            </w:pPr>
            <w:r w:rsidDel="00000000" w:rsidR="00000000" w:rsidRPr="00000000">
              <w:rPr>
                <w:color w:val="000000"/>
                <w:sz w:val="24"/>
                <w:szCs w:val="24"/>
                <w:rtl w:val="0"/>
              </w:rPr>
              <w:t xml:space="preserve">JE</w:t>
            </w:r>
            <w:r w:rsidDel="00000000" w:rsidR="00000000" w:rsidRPr="00000000">
              <w:rPr>
                <w:rtl w:val="0"/>
              </w:rPr>
            </w:r>
          </w:p>
        </w:tc>
        <w:tc>
          <w:tcPr/>
          <w:p w:rsidR="00000000" w:rsidDel="00000000" w:rsidP="00000000" w:rsidRDefault="00000000" w:rsidRPr="00000000" w14:paraId="00000027">
            <w:pPr>
              <w:rPr>
                <w:rFonts w:ascii="Calibri" w:cs="Calibri" w:eastAsia="Calibri" w:hAnsi="Calibri"/>
                <w:color w:val="000000"/>
                <w:sz w:val="24"/>
                <w:szCs w:val="24"/>
              </w:rPr>
            </w:pPr>
            <w:r w:rsidDel="00000000" w:rsidR="00000000" w:rsidRPr="00000000">
              <w:rPr>
                <w:color w:val="000000"/>
                <w:sz w:val="24"/>
                <w:szCs w:val="24"/>
                <w:rtl w:val="0"/>
              </w:rPr>
              <w:t xml:space="preserve">13 October 2022</w:t>
            </w:r>
            <w:r w:rsidDel="00000000" w:rsidR="00000000" w:rsidRPr="00000000">
              <w:rPr>
                <w:rtl w:val="0"/>
              </w:rPr>
            </w:r>
          </w:p>
        </w:tc>
        <w:tc>
          <w:tcPr/>
          <w:p w:rsidR="00000000" w:rsidDel="00000000" w:rsidP="00000000" w:rsidRDefault="00000000" w:rsidRPr="00000000" w14:paraId="00000028">
            <w:pPr>
              <w:pageBreakBefore w:val="0"/>
              <w:rPr>
                <w:rFonts w:ascii="Calibri" w:cs="Calibri" w:eastAsia="Calibri" w:hAnsi="Calibri"/>
                <w:color w:val="000000"/>
                <w:sz w:val="24"/>
                <w:szCs w:val="24"/>
              </w:rPr>
            </w:pPr>
            <w:r w:rsidDel="00000000" w:rsidR="00000000" w:rsidRPr="00000000">
              <w:rPr>
                <w:rtl w:val="0"/>
              </w:rPr>
            </w:r>
          </w:p>
        </w:tc>
        <w:tc>
          <w:tcPr/>
          <w:p w:rsidR="00000000" w:rsidDel="00000000" w:rsidP="00000000" w:rsidRDefault="00000000" w:rsidRPr="00000000" w14:paraId="00000029">
            <w:pPr>
              <w:pageBreakBefore w:val="0"/>
              <w:rPr>
                <w:rFonts w:ascii="Calibri" w:cs="Calibri" w:eastAsia="Calibri" w:hAnsi="Calibri"/>
                <w:color w:val="000000"/>
                <w:sz w:val="24"/>
                <w:szCs w:val="24"/>
              </w:rPr>
            </w:pPr>
            <w:r w:rsidDel="00000000" w:rsidR="00000000" w:rsidRPr="00000000">
              <w:rPr>
                <w:rtl w:val="0"/>
              </w:rPr>
            </w:r>
          </w:p>
        </w:tc>
        <w:tc>
          <w:tcPr/>
          <w:p w:rsidR="00000000" w:rsidDel="00000000" w:rsidP="00000000" w:rsidRDefault="00000000" w:rsidRPr="00000000" w14:paraId="0000002A">
            <w:pPr>
              <w:pageBreakBefore w:val="0"/>
              <w:rPr>
                <w:rFonts w:ascii="Calibri" w:cs="Calibri" w:eastAsia="Calibri" w:hAnsi="Calibri"/>
                <w:color w:val="000000"/>
                <w:sz w:val="24"/>
                <w:szCs w:val="24"/>
              </w:rPr>
            </w:pPr>
            <w:r w:rsidDel="00000000" w:rsidR="00000000" w:rsidRPr="00000000">
              <w:rPr>
                <w:rtl w:val="0"/>
              </w:rPr>
            </w:r>
          </w:p>
        </w:tc>
      </w:tr>
      <w:tr>
        <w:trPr>
          <w:cantSplit w:val="0"/>
          <w:trHeight w:val="321" w:hRule="atLeast"/>
          <w:tblHeader w:val="0"/>
        </w:trPr>
        <w:tc>
          <w:tcPr/>
          <w:p w:rsidR="00000000" w:rsidDel="00000000" w:rsidP="00000000" w:rsidRDefault="00000000" w:rsidRPr="00000000" w14:paraId="0000002B">
            <w:pPr>
              <w:pageBreakBefore w:val="0"/>
              <w:rPr>
                <w:rFonts w:ascii="Calibri" w:cs="Calibri" w:eastAsia="Calibri" w:hAnsi="Calibri"/>
                <w:color w:val="000000"/>
                <w:sz w:val="24"/>
                <w:szCs w:val="24"/>
              </w:rPr>
            </w:pPr>
            <w:r w:rsidDel="00000000" w:rsidR="00000000" w:rsidRPr="00000000">
              <w:rPr>
                <w:rtl w:val="0"/>
              </w:rPr>
            </w:r>
          </w:p>
        </w:tc>
        <w:tc>
          <w:tcPr/>
          <w:p w:rsidR="00000000" w:rsidDel="00000000" w:rsidP="00000000" w:rsidRDefault="00000000" w:rsidRPr="00000000" w14:paraId="0000002C">
            <w:pPr>
              <w:pageBreakBefore w:val="0"/>
              <w:rPr>
                <w:rFonts w:ascii="Calibri" w:cs="Calibri" w:eastAsia="Calibri" w:hAnsi="Calibri"/>
                <w:color w:val="000000"/>
                <w:sz w:val="24"/>
                <w:szCs w:val="24"/>
              </w:rPr>
            </w:pPr>
            <w:r w:rsidDel="00000000" w:rsidR="00000000" w:rsidRPr="00000000">
              <w:rPr>
                <w:rtl w:val="0"/>
              </w:rPr>
            </w:r>
          </w:p>
        </w:tc>
        <w:tc>
          <w:tcPr/>
          <w:p w:rsidR="00000000" w:rsidDel="00000000" w:rsidP="00000000" w:rsidRDefault="00000000" w:rsidRPr="00000000" w14:paraId="0000002D">
            <w:pPr>
              <w:pageBreakBefore w:val="0"/>
              <w:rPr>
                <w:rFonts w:ascii="Calibri" w:cs="Calibri" w:eastAsia="Calibri" w:hAnsi="Calibri"/>
                <w:color w:val="000000"/>
                <w:sz w:val="24"/>
                <w:szCs w:val="24"/>
              </w:rPr>
            </w:pPr>
            <w:r w:rsidDel="00000000" w:rsidR="00000000" w:rsidRPr="00000000">
              <w:rPr>
                <w:rtl w:val="0"/>
              </w:rPr>
            </w:r>
          </w:p>
        </w:tc>
        <w:tc>
          <w:tcPr/>
          <w:p w:rsidR="00000000" w:rsidDel="00000000" w:rsidP="00000000" w:rsidRDefault="00000000" w:rsidRPr="00000000" w14:paraId="0000002E">
            <w:pPr>
              <w:pageBreakBefore w:val="0"/>
              <w:rPr>
                <w:rFonts w:ascii="Calibri" w:cs="Calibri" w:eastAsia="Calibri" w:hAnsi="Calibri"/>
                <w:color w:val="000000"/>
                <w:sz w:val="24"/>
                <w:szCs w:val="24"/>
              </w:rPr>
            </w:pPr>
            <w:r w:rsidDel="00000000" w:rsidR="00000000" w:rsidRPr="00000000">
              <w:rPr>
                <w:rtl w:val="0"/>
              </w:rPr>
            </w:r>
          </w:p>
        </w:tc>
        <w:tc>
          <w:tcPr/>
          <w:p w:rsidR="00000000" w:rsidDel="00000000" w:rsidP="00000000" w:rsidRDefault="00000000" w:rsidRPr="00000000" w14:paraId="0000002F">
            <w:pPr>
              <w:pageBreakBefore w:val="0"/>
              <w:rPr>
                <w:rFonts w:ascii="Calibri" w:cs="Calibri" w:eastAsia="Calibri" w:hAnsi="Calibri"/>
                <w:color w:val="000000"/>
                <w:sz w:val="24"/>
                <w:szCs w:val="24"/>
              </w:rPr>
            </w:pPr>
            <w:r w:rsidDel="00000000" w:rsidR="00000000" w:rsidRPr="00000000">
              <w:rPr>
                <w:rtl w:val="0"/>
              </w:rPr>
            </w:r>
          </w:p>
        </w:tc>
        <w:tc>
          <w:tcPr/>
          <w:p w:rsidR="00000000" w:rsidDel="00000000" w:rsidP="00000000" w:rsidRDefault="00000000" w:rsidRPr="00000000" w14:paraId="00000030">
            <w:pPr>
              <w:pageBreakBefore w:val="0"/>
              <w:rPr>
                <w:rFonts w:ascii="Calibri" w:cs="Calibri" w:eastAsia="Calibri" w:hAnsi="Calibri"/>
                <w:color w:val="000000"/>
                <w:sz w:val="24"/>
                <w:szCs w:val="24"/>
              </w:rPr>
            </w:pPr>
            <w:r w:rsidDel="00000000" w:rsidR="00000000" w:rsidRPr="00000000">
              <w:rPr>
                <w:rtl w:val="0"/>
              </w:rPr>
            </w:r>
          </w:p>
        </w:tc>
      </w:tr>
      <w:tr>
        <w:trPr>
          <w:cantSplit w:val="0"/>
          <w:trHeight w:val="321" w:hRule="atLeast"/>
          <w:tblHeader w:val="0"/>
        </w:trPr>
        <w:tc>
          <w:tcPr/>
          <w:p w:rsidR="00000000" w:rsidDel="00000000" w:rsidP="00000000" w:rsidRDefault="00000000" w:rsidRPr="00000000" w14:paraId="00000031">
            <w:pPr>
              <w:pageBreakBefore w:val="0"/>
              <w:rPr>
                <w:rFonts w:ascii="Calibri" w:cs="Calibri" w:eastAsia="Calibri" w:hAnsi="Calibri"/>
                <w:color w:val="000000"/>
                <w:sz w:val="24"/>
                <w:szCs w:val="24"/>
              </w:rPr>
            </w:pPr>
            <w:r w:rsidDel="00000000" w:rsidR="00000000" w:rsidRPr="00000000">
              <w:rPr>
                <w:rtl w:val="0"/>
              </w:rPr>
            </w:r>
          </w:p>
        </w:tc>
        <w:tc>
          <w:tcPr/>
          <w:p w:rsidR="00000000" w:rsidDel="00000000" w:rsidP="00000000" w:rsidRDefault="00000000" w:rsidRPr="00000000" w14:paraId="00000032">
            <w:pPr>
              <w:pageBreakBefore w:val="0"/>
              <w:rPr>
                <w:rFonts w:ascii="Calibri" w:cs="Calibri" w:eastAsia="Calibri" w:hAnsi="Calibri"/>
                <w:color w:val="000000"/>
                <w:sz w:val="24"/>
                <w:szCs w:val="24"/>
              </w:rPr>
            </w:pPr>
            <w:r w:rsidDel="00000000" w:rsidR="00000000" w:rsidRPr="00000000">
              <w:rPr>
                <w:rtl w:val="0"/>
              </w:rPr>
            </w:r>
          </w:p>
        </w:tc>
        <w:tc>
          <w:tcPr/>
          <w:p w:rsidR="00000000" w:rsidDel="00000000" w:rsidP="00000000" w:rsidRDefault="00000000" w:rsidRPr="00000000" w14:paraId="00000033">
            <w:pPr>
              <w:pageBreakBefore w:val="0"/>
              <w:rPr>
                <w:rFonts w:ascii="Calibri" w:cs="Calibri" w:eastAsia="Calibri" w:hAnsi="Calibri"/>
                <w:color w:val="000000"/>
                <w:sz w:val="24"/>
                <w:szCs w:val="24"/>
              </w:rPr>
            </w:pPr>
            <w:r w:rsidDel="00000000" w:rsidR="00000000" w:rsidRPr="00000000">
              <w:rPr>
                <w:rtl w:val="0"/>
              </w:rPr>
            </w:r>
          </w:p>
        </w:tc>
        <w:tc>
          <w:tcPr/>
          <w:p w:rsidR="00000000" w:rsidDel="00000000" w:rsidP="00000000" w:rsidRDefault="00000000" w:rsidRPr="00000000" w14:paraId="00000034">
            <w:pPr>
              <w:pageBreakBefore w:val="0"/>
              <w:rPr>
                <w:rFonts w:ascii="Calibri" w:cs="Calibri" w:eastAsia="Calibri" w:hAnsi="Calibri"/>
                <w:color w:val="000000"/>
                <w:sz w:val="24"/>
                <w:szCs w:val="24"/>
              </w:rPr>
            </w:pPr>
            <w:r w:rsidDel="00000000" w:rsidR="00000000" w:rsidRPr="00000000">
              <w:rPr>
                <w:rtl w:val="0"/>
              </w:rPr>
            </w:r>
          </w:p>
        </w:tc>
        <w:tc>
          <w:tcPr/>
          <w:p w:rsidR="00000000" w:rsidDel="00000000" w:rsidP="00000000" w:rsidRDefault="00000000" w:rsidRPr="00000000" w14:paraId="00000035">
            <w:pPr>
              <w:pageBreakBefore w:val="0"/>
              <w:rPr>
                <w:rFonts w:ascii="Calibri" w:cs="Calibri" w:eastAsia="Calibri" w:hAnsi="Calibri"/>
                <w:color w:val="000000"/>
                <w:sz w:val="24"/>
                <w:szCs w:val="24"/>
              </w:rPr>
            </w:pPr>
            <w:r w:rsidDel="00000000" w:rsidR="00000000" w:rsidRPr="00000000">
              <w:rPr>
                <w:rtl w:val="0"/>
              </w:rPr>
            </w:r>
          </w:p>
        </w:tc>
        <w:tc>
          <w:tcPr/>
          <w:p w:rsidR="00000000" w:rsidDel="00000000" w:rsidP="00000000" w:rsidRDefault="00000000" w:rsidRPr="00000000" w14:paraId="00000036">
            <w:pPr>
              <w:pageBreakBefore w:val="0"/>
              <w:rPr>
                <w:rFonts w:ascii="Calibri" w:cs="Calibri" w:eastAsia="Calibri" w:hAnsi="Calibri"/>
                <w:color w:val="000000"/>
                <w:sz w:val="24"/>
                <w:szCs w:val="24"/>
              </w:rPr>
            </w:pPr>
            <w:r w:rsidDel="00000000" w:rsidR="00000000" w:rsidRPr="00000000">
              <w:rPr>
                <w:rtl w:val="0"/>
              </w:rPr>
            </w:r>
          </w:p>
        </w:tc>
      </w:tr>
      <w:tr>
        <w:trPr>
          <w:cantSplit w:val="0"/>
          <w:trHeight w:val="321" w:hRule="atLeast"/>
          <w:tblHeader w:val="0"/>
        </w:trPr>
        <w:tc>
          <w:tcPr/>
          <w:p w:rsidR="00000000" w:rsidDel="00000000" w:rsidP="00000000" w:rsidRDefault="00000000" w:rsidRPr="00000000" w14:paraId="00000037">
            <w:pPr>
              <w:pageBreakBefore w:val="0"/>
              <w:rPr>
                <w:rFonts w:ascii="Calibri" w:cs="Calibri" w:eastAsia="Calibri" w:hAnsi="Calibri"/>
                <w:color w:val="000000"/>
                <w:sz w:val="24"/>
                <w:szCs w:val="24"/>
              </w:rPr>
            </w:pPr>
            <w:r w:rsidDel="00000000" w:rsidR="00000000" w:rsidRPr="00000000">
              <w:rPr>
                <w:rtl w:val="0"/>
              </w:rPr>
            </w:r>
          </w:p>
        </w:tc>
        <w:tc>
          <w:tcPr/>
          <w:p w:rsidR="00000000" w:rsidDel="00000000" w:rsidP="00000000" w:rsidRDefault="00000000" w:rsidRPr="00000000" w14:paraId="00000038">
            <w:pPr>
              <w:pageBreakBefore w:val="0"/>
              <w:rPr>
                <w:rFonts w:ascii="Calibri" w:cs="Calibri" w:eastAsia="Calibri" w:hAnsi="Calibri"/>
                <w:color w:val="000000"/>
                <w:sz w:val="24"/>
                <w:szCs w:val="24"/>
              </w:rPr>
            </w:pPr>
            <w:r w:rsidDel="00000000" w:rsidR="00000000" w:rsidRPr="00000000">
              <w:rPr>
                <w:rtl w:val="0"/>
              </w:rPr>
            </w:r>
          </w:p>
        </w:tc>
        <w:tc>
          <w:tcPr/>
          <w:p w:rsidR="00000000" w:rsidDel="00000000" w:rsidP="00000000" w:rsidRDefault="00000000" w:rsidRPr="00000000" w14:paraId="00000039">
            <w:pPr>
              <w:pageBreakBefore w:val="0"/>
              <w:rPr>
                <w:rFonts w:ascii="Calibri" w:cs="Calibri" w:eastAsia="Calibri" w:hAnsi="Calibri"/>
                <w:color w:val="000000"/>
                <w:sz w:val="24"/>
                <w:szCs w:val="24"/>
              </w:rPr>
            </w:pPr>
            <w:r w:rsidDel="00000000" w:rsidR="00000000" w:rsidRPr="00000000">
              <w:rPr>
                <w:rtl w:val="0"/>
              </w:rPr>
            </w:r>
          </w:p>
        </w:tc>
        <w:tc>
          <w:tcPr/>
          <w:p w:rsidR="00000000" w:rsidDel="00000000" w:rsidP="00000000" w:rsidRDefault="00000000" w:rsidRPr="00000000" w14:paraId="0000003A">
            <w:pPr>
              <w:pageBreakBefore w:val="0"/>
              <w:rPr>
                <w:rFonts w:ascii="Calibri" w:cs="Calibri" w:eastAsia="Calibri" w:hAnsi="Calibri"/>
                <w:color w:val="000000"/>
                <w:sz w:val="24"/>
                <w:szCs w:val="24"/>
              </w:rPr>
            </w:pPr>
            <w:r w:rsidDel="00000000" w:rsidR="00000000" w:rsidRPr="00000000">
              <w:rPr>
                <w:rtl w:val="0"/>
              </w:rPr>
            </w:r>
          </w:p>
        </w:tc>
        <w:tc>
          <w:tcPr/>
          <w:p w:rsidR="00000000" w:rsidDel="00000000" w:rsidP="00000000" w:rsidRDefault="00000000" w:rsidRPr="00000000" w14:paraId="0000003B">
            <w:pPr>
              <w:pageBreakBefore w:val="0"/>
              <w:rPr>
                <w:rFonts w:ascii="Calibri" w:cs="Calibri" w:eastAsia="Calibri" w:hAnsi="Calibri"/>
                <w:color w:val="000000"/>
                <w:sz w:val="24"/>
                <w:szCs w:val="24"/>
              </w:rPr>
            </w:pPr>
            <w:r w:rsidDel="00000000" w:rsidR="00000000" w:rsidRPr="00000000">
              <w:rPr>
                <w:rtl w:val="0"/>
              </w:rPr>
            </w:r>
          </w:p>
        </w:tc>
        <w:tc>
          <w:tcPr/>
          <w:p w:rsidR="00000000" w:rsidDel="00000000" w:rsidP="00000000" w:rsidRDefault="00000000" w:rsidRPr="00000000" w14:paraId="0000003C">
            <w:pPr>
              <w:pageBreakBefore w:val="0"/>
              <w:rPr>
                <w:rFonts w:ascii="Calibri" w:cs="Calibri" w:eastAsia="Calibri" w:hAnsi="Calibri"/>
                <w:color w:val="000000"/>
                <w:sz w:val="24"/>
                <w:szCs w:val="24"/>
              </w:rPr>
            </w:pPr>
            <w:r w:rsidDel="00000000" w:rsidR="00000000" w:rsidRPr="00000000">
              <w:rPr>
                <w:rtl w:val="0"/>
              </w:rPr>
            </w:r>
          </w:p>
        </w:tc>
      </w:tr>
      <w:tr>
        <w:trPr>
          <w:cantSplit w:val="0"/>
          <w:trHeight w:val="321" w:hRule="atLeast"/>
          <w:tblHeader w:val="0"/>
        </w:trPr>
        <w:tc>
          <w:tcPr/>
          <w:p w:rsidR="00000000" w:rsidDel="00000000" w:rsidP="00000000" w:rsidRDefault="00000000" w:rsidRPr="00000000" w14:paraId="0000003D">
            <w:pPr>
              <w:pageBreakBefore w:val="0"/>
              <w:rPr>
                <w:rFonts w:ascii="Calibri" w:cs="Calibri" w:eastAsia="Calibri" w:hAnsi="Calibri"/>
                <w:color w:val="000000"/>
                <w:sz w:val="24"/>
                <w:szCs w:val="24"/>
              </w:rPr>
            </w:pPr>
            <w:r w:rsidDel="00000000" w:rsidR="00000000" w:rsidRPr="00000000">
              <w:rPr>
                <w:rtl w:val="0"/>
              </w:rPr>
            </w:r>
          </w:p>
        </w:tc>
        <w:tc>
          <w:tcPr/>
          <w:p w:rsidR="00000000" w:rsidDel="00000000" w:rsidP="00000000" w:rsidRDefault="00000000" w:rsidRPr="00000000" w14:paraId="0000003E">
            <w:pPr>
              <w:pageBreakBefore w:val="0"/>
              <w:rPr>
                <w:rFonts w:ascii="Calibri" w:cs="Calibri" w:eastAsia="Calibri" w:hAnsi="Calibri"/>
                <w:color w:val="000000"/>
                <w:sz w:val="24"/>
                <w:szCs w:val="24"/>
              </w:rPr>
            </w:pPr>
            <w:r w:rsidDel="00000000" w:rsidR="00000000" w:rsidRPr="00000000">
              <w:rPr>
                <w:rtl w:val="0"/>
              </w:rPr>
            </w:r>
          </w:p>
        </w:tc>
        <w:tc>
          <w:tcPr/>
          <w:p w:rsidR="00000000" w:rsidDel="00000000" w:rsidP="00000000" w:rsidRDefault="00000000" w:rsidRPr="00000000" w14:paraId="0000003F">
            <w:pPr>
              <w:pageBreakBefore w:val="0"/>
              <w:rPr>
                <w:rFonts w:ascii="Calibri" w:cs="Calibri" w:eastAsia="Calibri" w:hAnsi="Calibri"/>
                <w:color w:val="000000"/>
                <w:sz w:val="24"/>
                <w:szCs w:val="24"/>
              </w:rPr>
            </w:pPr>
            <w:r w:rsidDel="00000000" w:rsidR="00000000" w:rsidRPr="00000000">
              <w:rPr>
                <w:rtl w:val="0"/>
              </w:rPr>
            </w:r>
          </w:p>
        </w:tc>
        <w:tc>
          <w:tcPr/>
          <w:p w:rsidR="00000000" w:rsidDel="00000000" w:rsidP="00000000" w:rsidRDefault="00000000" w:rsidRPr="00000000" w14:paraId="00000040">
            <w:pPr>
              <w:pageBreakBefore w:val="0"/>
              <w:rPr>
                <w:rFonts w:ascii="Calibri" w:cs="Calibri" w:eastAsia="Calibri" w:hAnsi="Calibri"/>
                <w:color w:val="000000"/>
                <w:sz w:val="24"/>
                <w:szCs w:val="24"/>
              </w:rPr>
            </w:pPr>
            <w:r w:rsidDel="00000000" w:rsidR="00000000" w:rsidRPr="00000000">
              <w:rPr>
                <w:rtl w:val="0"/>
              </w:rPr>
            </w:r>
          </w:p>
        </w:tc>
        <w:tc>
          <w:tcPr/>
          <w:p w:rsidR="00000000" w:rsidDel="00000000" w:rsidP="00000000" w:rsidRDefault="00000000" w:rsidRPr="00000000" w14:paraId="00000041">
            <w:pPr>
              <w:pageBreakBefore w:val="0"/>
              <w:rPr>
                <w:rFonts w:ascii="Calibri" w:cs="Calibri" w:eastAsia="Calibri" w:hAnsi="Calibri"/>
                <w:color w:val="000000"/>
                <w:sz w:val="24"/>
                <w:szCs w:val="24"/>
              </w:rPr>
            </w:pPr>
            <w:r w:rsidDel="00000000" w:rsidR="00000000" w:rsidRPr="00000000">
              <w:rPr>
                <w:rtl w:val="0"/>
              </w:rPr>
            </w:r>
          </w:p>
        </w:tc>
        <w:tc>
          <w:tcPr/>
          <w:p w:rsidR="00000000" w:rsidDel="00000000" w:rsidP="00000000" w:rsidRDefault="00000000" w:rsidRPr="00000000" w14:paraId="00000042">
            <w:pPr>
              <w:pageBreakBefore w:val="0"/>
              <w:rPr>
                <w:rFonts w:ascii="Calibri" w:cs="Calibri" w:eastAsia="Calibri" w:hAnsi="Calibri"/>
                <w:color w:val="000000"/>
                <w:sz w:val="24"/>
                <w:szCs w:val="24"/>
              </w:rPr>
            </w:pPr>
            <w:r w:rsidDel="00000000" w:rsidR="00000000" w:rsidRPr="00000000">
              <w:rPr>
                <w:rtl w:val="0"/>
              </w:rPr>
            </w:r>
          </w:p>
        </w:tc>
      </w:tr>
      <w:tr>
        <w:trPr>
          <w:cantSplit w:val="0"/>
          <w:trHeight w:val="321" w:hRule="atLeast"/>
          <w:tblHeader w:val="0"/>
        </w:trPr>
        <w:tc>
          <w:tcPr/>
          <w:p w:rsidR="00000000" w:rsidDel="00000000" w:rsidP="00000000" w:rsidRDefault="00000000" w:rsidRPr="00000000" w14:paraId="00000043">
            <w:pPr>
              <w:pageBreakBefore w:val="0"/>
              <w:rPr>
                <w:rFonts w:ascii="Calibri" w:cs="Calibri" w:eastAsia="Calibri" w:hAnsi="Calibri"/>
                <w:color w:val="000000"/>
                <w:sz w:val="24"/>
                <w:szCs w:val="24"/>
              </w:rPr>
            </w:pPr>
            <w:r w:rsidDel="00000000" w:rsidR="00000000" w:rsidRPr="00000000">
              <w:rPr>
                <w:rtl w:val="0"/>
              </w:rPr>
            </w:r>
          </w:p>
        </w:tc>
        <w:tc>
          <w:tcPr/>
          <w:p w:rsidR="00000000" w:rsidDel="00000000" w:rsidP="00000000" w:rsidRDefault="00000000" w:rsidRPr="00000000" w14:paraId="00000044">
            <w:pPr>
              <w:pageBreakBefore w:val="0"/>
              <w:rPr>
                <w:rFonts w:ascii="Calibri" w:cs="Calibri" w:eastAsia="Calibri" w:hAnsi="Calibri"/>
                <w:color w:val="000000"/>
                <w:sz w:val="24"/>
                <w:szCs w:val="24"/>
              </w:rPr>
            </w:pPr>
            <w:r w:rsidDel="00000000" w:rsidR="00000000" w:rsidRPr="00000000">
              <w:rPr>
                <w:rtl w:val="0"/>
              </w:rPr>
            </w:r>
          </w:p>
        </w:tc>
        <w:tc>
          <w:tcPr/>
          <w:p w:rsidR="00000000" w:rsidDel="00000000" w:rsidP="00000000" w:rsidRDefault="00000000" w:rsidRPr="00000000" w14:paraId="00000045">
            <w:pPr>
              <w:pageBreakBefore w:val="0"/>
              <w:rPr>
                <w:rFonts w:ascii="Calibri" w:cs="Calibri" w:eastAsia="Calibri" w:hAnsi="Calibri"/>
                <w:color w:val="000000"/>
                <w:sz w:val="24"/>
                <w:szCs w:val="24"/>
              </w:rPr>
            </w:pPr>
            <w:r w:rsidDel="00000000" w:rsidR="00000000" w:rsidRPr="00000000">
              <w:rPr>
                <w:rtl w:val="0"/>
              </w:rPr>
            </w:r>
          </w:p>
        </w:tc>
        <w:tc>
          <w:tcPr/>
          <w:p w:rsidR="00000000" w:rsidDel="00000000" w:rsidP="00000000" w:rsidRDefault="00000000" w:rsidRPr="00000000" w14:paraId="00000046">
            <w:pPr>
              <w:pageBreakBefore w:val="0"/>
              <w:rPr>
                <w:rFonts w:ascii="Calibri" w:cs="Calibri" w:eastAsia="Calibri" w:hAnsi="Calibri"/>
                <w:color w:val="000000"/>
                <w:sz w:val="24"/>
                <w:szCs w:val="24"/>
              </w:rPr>
            </w:pPr>
            <w:r w:rsidDel="00000000" w:rsidR="00000000" w:rsidRPr="00000000">
              <w:rPr>
                <w:rtl w:val="0"/>
              </w:rPr>
            </w:r>
          </w:p>
        </w:tc>
        <w:tc>
          <w:tcPr/>
          <w:p w:rsidR="00000000" w:rsidDel="00000000" w:rsidP="00000000" w:rsidRDefault="00000000" w:rsidRPr="00000000" w14:paraId="00000047">
            <w:pPr>
              <w:pageBreakBefore w:val="0"/>
              <w:rPr>
                <w:rFonts w:ascii="Calibri" w:cs="Calibri" w:eastAsia="Calibri" w:hAnsi="Calibri"/>
                <w:color w:val="000000"/>
                <w:sz w:val="24"/>
                <w:szCs w:val="24"/>
              </w:rPr>
            </w:pPr>
            <w:r w:rsidDel="00000000" w:rsidR="00000000" w:rsidRPr="00000000">
              <w:rPr>
                <w:rtl w:val="0"/>
              </w:rPr>
            </w:r>
          </w:p>
        </w:tc>
        <w:tc>
          <w:tcPr/>
          <w:p w:rsidR="00000000" w:rsidDel="00000000" w:rsidP="00000000" w:rsidRDefault="00000000" w:rsidRPr="00000000" w14:paraId="00000048">
            <w:pPr>
              <w:pageBreakBefore w:val="0"/>
              <w:rPr>
                <w:rFonts w:ascii="Calibri" w:cs="Calibri" w:eastAsia="Calibri" w:hAnsi="Calibri"/>
                <w:color w:val="000000"/>
                <w:sz w:val="24"/>
                <w:szCs w:val="24"/>
              </w:rPr>
            </w:pPr>
            <w:r w:rsidDel="00000000" w:rsidR="00000000" w:rsidRPr="00000000">
              <w:rPr>
                <w:rtl w:val="0"/>
              </w:rPr>
            </w:r>
          </w:p>
        </w:tc>
      </w:tr>
    </w:tbl>
    <w:p w:rsidR="00000000" w:rsidDel="00000000" w:rsidP="00000000" w:rsidRDefault="00000000" w:rsidRPr="00000000" w14:paraId="00000049">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A">
      <w:pPr>
        <w:pageBreakBefore w:val="0"/>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4B">
      <w:pPr>
        <w:pageBreakBefore w:val="0"/>
        <w:spacing w:after="0" w:line="24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C">
      <w:pPr>
        <w:pageBreakBefore w:val="0"/>
        <w:spacing w:after="0" w:line="24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D">
      <w:pPr>
        <w:pageBreakBefore w:val="0"/>
        <w:spacing w:after="0" w:line="24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E">
      <w:pPr>
        <w:pageBreakBefore w:val="0"/>
        <w:spacing w:after="0" w:lin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Background</w:t>
      </w:r>
    </w:p>
    <w:p w:rsidR="00000000" w:rsidDel="00000000" w:rsidP="00000000" w:rsidRDefault="00000000" w:rsidRPr="00000000" w14:paraId="0000004F">
      <w:pPr>
        <w:pageBreakBefore w:val="0"/>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Board of Trustees must ensure that the Academy is registered with the Information Commissioner's Office (ICO).  </w:t>
      </w:r>
    </w:p>
    <w:p w:rsidR="00000000" w:rsidDel="00000000" w:rsidP="00000000" w:rsidRDefault="00000000" w:rsidRPr="00000000" w14:paraId="00000050">
      <w:pPr>
        <w:pageBreakBefore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Also, the Academy must conform to the Freedom of Information Act 2000 which gives a right of access to information held by public bodies, including schools and academies (schedule 1, Part IV). </w:t>
      </w:r>
      <w:hyperlink r:id="rId6">
        <w:r w:rsidDel="00000000" w:rsidR="00000000" w:rsidRPr="00000000">
          <w:rPr>
            <w:rFonts w:ascii="Calibri" w:cs="Calibri" w:eastAsia="Calibri" w:hAnsi="Calibri"/>
            <w:sz w:val="24"/>
            <w:szCs w:val="24"/>
            <w:u w:val="single"/>
            <w:rtl w:val="0"/>
          </w:rPr>
          <w:t xml:space="preserve">https://ico.org.uk/for-organisations/guide-to-freedom-of-information/what-is-the-foi-act/</w:t>
        </w:r>
      </w:hyperlink>
      <w:r w:rsidDel="00000000" w:rsidR="00000000" w:rsidRPr="00000000">
        <w:rPr>
          <w:rtl w:val="0"/>
        </w:rPr>
      </w:r>
    </w:p>
    <w:p w:rsidR="00000000" w:rsidDel="00000000" w:rsidP="00000000" w:rsidRDefault="00000000" w:rsidRPr="00000000" w14:paraId="00000051">
      <w:pPr>
        <w:pageBreakBefore w:val="0"/>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52">
      <w:pPr>
        <w:pageBreakBefore w:val="0"/>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line with Section 19 of this Act, academies</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4"/>
          <w:szCs w:val="24"/>
          <w:rtl w:val="0"/>
        </w:rPr>
        <w:t xml:space="preserve">must produce a publication scheme which makes it clear to the public what information they will make public when required to respond to requests for information under this legislation.  Data Protection Education uses the ICO model template for the Publication Scheme.</w:t>
      </w:r>
    </w:p>
    <w:p w:rsidR="00000000" w:rsidDel="00000000" w:rsidP="00000000" w:rsidRDefault="00000000" w:rsidRPr="00000000" w14:paraId="00000053">
      <w:pPr>
        <w:pageBreakBefore w:val="0"/>
        <w:spacing w:after="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4">
      <w:pPr>
        <w:pageBreakBefore w:val="0"/>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Academy's publication scheme should set out:</w:t>
      </w:r>
    </w:p>
    <w:p w:rsidR="00000000" w:rsidDel="00000000" w:rsidP="00000000" w:rsidRDefault="00000000" w:rsidRPr="00000000" w14:paraId="00000055">
      <w:pPr>
        <w:pageBreakBefore w:val="0"/>
        <w:spacing w:after="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6">
      <w:pPr>
        <w:pageBreakBefore w:val="0"/>
        <w:numPr>
          <w:ilvl w:val="0"/>
          <w:numId w:val="2"/>
        </w:numPr>
        <w:pBdr>
          <w:top w:space="0" w:sz="0" w:val="nil"/>
          <w:left w:space="0" w:sz="0" w:val="nil"/>
          <w:bottom w:space="0" w:sz="0" w:val="nil"/>
          <w:right w:space="0" w:sz="0" w:val="nil"/>
          <w:between w:space="0" w:sz="0" w:val="nil"/>
        </w:pBdr>
        <w:spacing w:after="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classes of information which will be published or which the Academy intends to publish either on their website or in hard copy version</w:t>
      </w:r>
    </w:p>
    <w:p w:rsidR="00000000" w:rsidDel="00000000" w:rsidP="00000000" w:rsidRDefault="00000000" w:rsidRPr="00000000" w14:paraId="00000057">
      <w:pPr>
        <w:pageBreakBefore w:val="0"/>
        <w:numPr>
          <w:ilvl w:val="0"/>
          <w:numId w:val="2"/>
        </w:numPr>
        <w:pBdr>
          <w:top w:space="0" w:sz="0" w:val="nil"/>
          <w:left w:space="0" w:sz="0" w:val="nil"/>
          <w:bottom w:space="0" w:sz="0" w:val="nil"/>
          <w:right w:space="0" w:sz="0" w:val="nil"/>
          <w:between w:space="0" w:sz="0" w:val="nil"/>
        </w:pBdr>
        <w:spacing w:after="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manner in which the information will be published </w:t>
      </w:r>
    </w:p>
    <w:p w:rsidR="00000000" w:rsidDel="00000000" w:rsidP="00000000" w:rsidRDefault="00000000" w:rsidRPr="00000000" w14:paraId="00000058">
      <w:pPr>
        <w:pageBreakBefore w:val="0"/>
        <w:numPr>
          <w:ilvl w:val="0"/>
          <w:numId w:val="2"/>
        </w:numPr>
        <w:pBdr>
          <w:top w:space="0" w:sz="0" w:val="nil"/>
          <w:left w:space="0" w:sz="0" w:val="nil"/>
          <w:bottom w:space="0" w:sz="0" w:val="nil"/>
          <w:right w:space="0" w:sz="0" w:val="nil"/>
          <w:between w:space="0" w:sz="0" w:val="nil"/>
        </w:pBdr>
        <w:spacing w:after="0" w:line="240" w:lineRule="auto"/>
        <w:ind w:left="720" w:hanging="36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9">
      <w:pPr>
        <w:pageBreakBefore w:val="0"/>
        <w:numPr>
          <w:ilvl w:val="0"/>
          <w:numId w:val="2"/>
        </w:numPr>
        <w:pBdr>
          <w:top w:space="0" w:sz="0" w:val="nil"/>
          <w:left w:space="0" w:sz="0" w:val="nil"/>
          <w:bottom w:space="0" w:sz="0" w:val="nil"/>
          <w:right w:space="0" w:sz="0" w:val="nil"/>
          <w:between w:space="0" w:sz="0" w:val="nil"/>
        </w:pBdr>
        <w:spacing w:after="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Whether the information is available to download from the website free of charge or via payment to the Academy</w:t>
      </w:r>
    </w:p>
    <w:p w:rsidR="00000000" w:rsidDel="00000000" w:rsidP="00000000" w:rsidRDefault="00000000" w:rsidRPr="00000000" w14:paraId="0000005A">
      <w:pPr>
        <w:pageBreakBefore w:val="0"/>
        <w:spacing w:after="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B">
      <w:pPr>
        <w:pageBreakBefore w:val="0"/>
        <w:spacing w:after="0" w:lin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Introduction</w:t>
      </w:r>
    </w:p>
    <w:p w:rsidR="00000000" w:rsidDel="00000000" w:rsidP="00000000" w:rsidRDefault="00000000" w:rsidRPr="00000000" w14:paraId="0000005C">
      <w:pPr>
        <w:pageBreakBefore w:val="0"/>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Freedom of Information Act 2000 gives a right of access to information held by public bodies, and this includes schools and academies.  The Academy is registered with the Information Commissioner's Office (ICO) and conforms with its requirements under the Act.  This Publication Scheme makes clear to the public what information we publish when a request for information is received and/or information that is available via the organisation's website or prospectus.  </w:t>
      </w:r>
    </w:p>
    <w:p w:rsidR="00000000" w:rsidDel="00000000" w:rsidP="00000000" w:rsidRDefault="00000000" w:rsidRPr="00000000" w14:paraId="0000005D">
      <w:pPr>
        <w:pageBreakBefore w:val="0"/>
        <w:spacing w:after="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E">
      <w:pPr>
        <w:pageBreakBefore w:val="0"/>
        <w:spacing w:after="0" w:line="240"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The Policy:</w:t>
      </w:r>
      <w:r w:rsidDel="00000000" w:rsidR="00000000" w:rsidRPr="00000000">
        <w:rPr>
          <w:rFonts w:ascii="Calibri" w:cs="Calibri" w:eastAsia="Calibri" w:hAnsi="Calibri"/>
          <w:sz w:val="24"/>
          <w:szCs w:val="24"/>
          <w:rtl w:val="0"/>
        </w:rPr>
        <w:t xml:space="preserve">  In line with advice, we have adopted Data Protection Education's model Publication Policy, which is based on the ICO's 'Model Publication Scheme' which covers primary schools, high schools and academies.  </w:t>
      </w:r>
    </w:p>
    <w:p w:rsidR="00000000" w:rsidDel="00000000" w:rsidP="00000000" w:rsidRDefault="00000000" w:rsidRPr="00000000" w14:paraId="0000005F">
      <w:pPr>
        <w:pageBreakBefore w:val="0"/>
        <w:spacing w:after="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0">
      <w:pPr>
        <w:pageBreakBefore w:val="0"/>
        <w:spacing w:after="0" w:line="240"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Requirements of the Policy:</w:t>
      </w:r>
      <w:r w:rsidDel="00000000" w:rsidR="00000000" w:rsidRPr="00000000">
        <w:rPr>
          <w:rFonts w:ascii="Calibri" w:cs="Calibri" w:eastAsia="Calibri" w:hAnsi="Calibri"/>
          <w:sz w:val="24"/>
          <w:szCs w:val="24"/>
          <w:rtl w:val="0"/>
        </w:rPr>
        <w:t xml:space="preserve">  As an academy, we are required to publicise the fact that information is available under this scheme and this is carried out annually at the beginning of the new academic year in September.</w:t>
      </w:r>
    </w:p>
    <w:p w:rsidR="00000000" w:rsidDel="00000000" w:rsidP="00000000" w:rsidRDefault="00000000" w:rsidRPr="00000000" w14:paraId="00000061">
      <w:pPr>
        <w:pageBreakBefore w:val="0"/>
        <w:spacing w:after="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2">
      <w:pPr>
        <w:pageBreakBefore w:val="0"/>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Under this scheme, we agree to review the information we are publishing.  This review will be done annually as we update the website.  We also agree to make new information available promptly – this will be done via the academy </w:t>
      </w:r>
      <w:r w:rsidDel="00000000" w:rsidR="00000000" w:rsidRPr="00000000">
        <w:rPr>
          <w:rFonts w:ascii="Calibri" w:cs="Calibri" w:eastAsia="Calibri" w:hAnsi="Calibri"/>
          <w:i w:val="1"/>
          <w:sz w:val="24"/>
          <w:szCs w:val="24"/>
          <w:rtl w:val="0"/>
        </w:rPr>
        <w:t xml:space="preserve">newsletter and website.</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63">
      <w:pPr>
        <w:pageBreakBefore w:val="0"/>
        <w:spacing w:after="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4">
      <w:pPr>
        <w:pageBreakBefore w:val="0"/>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 an organisation, we agree to update old information.  This is carried out regularly as a matter of course, often through national channels such as the Ofsted website or the DfE academy performance tables. </w:t>
      </w:r>
    </w:p>
    <w:p w:rsidR="00000000" w:rsidDel="00000000" w:rsidP="00000000" w:rsidRDefault="00000000" w:rsidRPr="00000000" w14:paraId="00000065">
      <w:pPr>
        <w:pageBreakBefore w:val="0"/>
        <w:spacing w:after="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6">
      <w:pPr>
        <w:pageBreakBefore w:val="0"/>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Information about the Academy is available through Local Authority as well as the government's official register of educational establishments in England and Wales - Get Information About Schools (GIAS).  GIAS </w:t>
      </w:r>
      <w:r w:rsidDel="00000000" w:rsidR="00000000" w:rsidRPr="00000000">
        <w:rPr>
          <w:rFonts w:ascii="Calibri" w:cs="Calibri" w:eastAsia="Calibri" w:hAnsi="Calibri"/>
          <w:sz w:val="24"/>
          <w:szCs w:val="24"/>
          <w:highlight w:val="white"/>
          <w:rtl w:val="0"/>
        </w:rPr>
        <w:t xml:space="preserve">is also the national database of academy trustees/governors </w:t>
      </w:r>
      <w:hyperlink r:id="rId7">
        <w:r w:rsidDel="00000000" w:rsidR="00000000" w:rsidRPr="00000000">
          <w:rPr>
            <w:rFonts w:ascii="Calibri" w:cs="Calibri" w:eastAsia="Calibri" w:hAnsi="Calibri"/>
            <w:sz w:val="24"/>
            <w:szCs w:val="24"/>
            <w:u w:val="single"/>
            <w:rtl w:val="0"/>
          </w:rPr>
          <w:t xml:space="preserve">https://get-information-academys.service.gov.uk/</w:t>
        </w:r>
      </w:hyperlink>
      <w:r w:rsidDel="00000000" w:rsidR="00000000" w:rsidRPr="00000000">
        <w:rPr>
          <w:rtl w:val="0"/>
        </w:rPr>
      </w:r>
    </w:p>
    <w:p w:rsidR="00000000" w:rsidDel="00000000" w:rsidP="00000000" w:rsidRDefault="00000000" w:rsidRPr="00000000" w14:paraId="00000067">
      <w:pPr>
        <w:pageBreakBefore w:val="0"/>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68">
      <w:pPr>
        <w:pageBreakBefore w:val="0"/>
        <w:spacing w:after="0" w:line="240"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What is Available:</w:t>
      </w:r>
      <w:r w:rsidDel="00000000" w:rsidR="00000000" w:rsidRPr="00000000">
        <w:rPr>
          <w:rFonts w:ascii="Calibri" w:cs="Calibri" w:eastAsia="Calibri" w:hAnsi="Calibri"/>
          <w:sz w:val="24"/>
          <w:szCs w:val="24"/>
          <w:rtl w:val="0"/>
        </w:rPr>
        <w:t xml:space="preserve">   Information that is available is detailed below in table format and shows where the information can be sourced.  Some information in our Publication Scheme is available in hard copy paper format from the academy office, upon request.  </w:t>
      </w:r>
    </w:p>
    <w:p w:rsidR="00000000" w:rsidDel="00000000" w:rsidP="00000000" w:rsidRDefault="00000000" w:rsidRPr="00000000" w14:paraId="00000069">
      <w:pPr>
        <w:pageBreakBefore w:val="0"/>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ease of access, a large percentage of our Publication Scheme documents are also available from our website, and these are free to download.  </w:t>
      </w:r>
    </w:p>
    <w:p w:rsidR="00000000" w:rsidDel="00000000" w:rsidP="00000000" w:rsidRDefault="00000000" w:rsidRPr="00000000" w14:paraId="0000006A">
      <w:pPr>
        <w:pageBreakBefore w:val="0"/>
        <w:spacing w:after="0" w:line="24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B">
      <w:pPr>
        <w:pageBreakBefore w:val="0"/>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Under this scheme, some personal and sensitive information is exempt from publication.  Where information is not available online, we must respond promptly to any requests to see it.  However, we are not required to create new information in order to comply with the act.</w:t>
      </w:r>
    </w:p>
    <w:p w:rsidR="00000000" w:rsidDel="00000000" w:rsidP="00000000" w:rsidRDefault="00000000" w:rsidRPr="00000000" w14:paraId="0000006C">
      <w:pPr>
        <w:pageBreakBefore w:val="0"/>
        <w:spacing w:after="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D">
      <w:pPr>
        <w:pageBreakBefore w:val="0"/>
        <w:spacing w:after="0" w:line="240" w:lineRule="auto"/>
        <w:jc w:val="both"/>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We seek at all times to keep parents and other members of the public fully informed of our activities through our website and newsletters (also available through the Academy's website)</w:t>
      </w:r>
      <w:r w:rsidDel="00000000" w:rsidR="00000000" w:rsidRPr="00000000">
        <w:rPr>
          <w:rFonts w:ascii="Calibri" w:cs="Calibri" w:eastAsia="Calibri" w:hAnsi="Calibri"/>
          <w:b w:val="1"/>
          <w:sz w:val="24"/>
          <w:szCs w:val="24"/>
          <w:rtl w:val="0"/>
        </w:rPr>
        <w:t xml:space="preserve"> </w:t>
      </w:r>
    </w:p>
    <w:p w:rsidR="00000000" w:rsidDel="00000000" w:rsidP="00000000" w:rsidRDefault="00000000" w:rsidRPr="00000000" w14:paraId="0000006E">
      <w:pPr>
        <w:pageBreakBefore w:val="0"/>
        <w:spacing w:after="0" w:line="240" w:lineRule="auto"/>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6F">
      <w:pPr>
        <w:pageBreakBefore w:val="0"/>
        <w:spacing w:after="0" w:line="240"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Charging for access to information:  </w:t>
      </w:r>
      <w:r w:rsidDel="00000000" w:rsidR="00000000" w:rsidRPr="00000000">
        <w:rPr>
          <w:rFonts w:ascii="Calibri" w:cs="Calibri" w:eastAsia="Calibri" w:hAnsi="Calibri"/>
          <w:sz w:val="24"/>
          <w:szCs w:val="24"/>
          <w:rtl w:val="0"/>
        </w:rPr>
        <w:t xml:space="preserve">Where information outlined in the Definition Document is not available on the website – either because it is not in electronic format or is too unwieldy to be transferred in such a format – we will make it available to be viewed in the Academy.  In the first instance, you should contact the academy office to arrange a viewing.   </w:t>
      </w:r>
    </w:p>
    <w:p w:rsidR="00000000" w:rsidDel="00000000" w:rsidP="00000000" w:rsidRDefault="00000000" w:rsidRPr="00000000" w14:paraId="00000070">
      <w:pPr>
        <w:pageBreakBefore w:val="0"/>
        <w:spacing w:after="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1">
      <w:pPr>
        <w:pageBreakBefore w:val="0"/>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Contact details:  Email address: Office@xxxxx academy or call on xxxx xxxxxx.</w:t>
      </w:r>
    </w:p>
    <w:p w:rsidR="00000000" w:rsidDel="00000000" w:rsidP="00000000" w:rsidRDefault="00000000" w:rsidRPr="00000000" w14:paraId="00000072">
      <w:pPr>
        <w:pageBreakBefore w:val="0"/>
        <w:spacing w:after="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3">
      <w:pPr>
        <w:pageBreakBefore w:val="0"/>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Photocopies of such information are also available, charges for copies are shown on the final page of this document.</w:t>
      </w:r>
    </w:p>
    <w:p w:rsidR="00000000" w:rsidDel="00000000" w:rsidP="00000000" w:rsidRDefault="00000000" w:rsidRPr="00000000" w14:paraId="00000074">
      <w:pPr>
        <w:pageBreakBefore w:val="0"/>
        <w:spacing w:after="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5">
      <w:pPr>
        <w:pStyle w:val="Heading1"/>
        <w:pageBreakBefore w:val="0"/>
        <w:spacing w:after="0" w:before="0" w:line="240" w:lineRule="auto"/>
        <w:rPr>
          <w:rFonts w:ascii="Calibri" w:cs="Calibri" w:eastAsia="Calibri" w:hAnsi="Calibri"/>
        </w:rPr>
      </w:pPr>
      <w:r w:rsidDel="00000000" w:rsidR="00000000" w:rsidRPr="00000000">
        <w:rPr>
          <w:rFonts w:ascii="Calibri" w:cs="Calibri" w:eastAsia="Calibri" w:hAnsi="Calibri"/>
          <w:rtl w:val="0"/>
        </w:rPr>
        <w:t xml:space="preserve">How  XXX  Academy is responding to the requirements of the Freedom of Information Act 2000</w:t>
      </w:r>
    </w:p>
    <w:p w:rsidR="00000000" w:rsidDel="00000000" w:rsidP="00000000" w:rsidRDefault="00000000" w:rsidRPr="00000000" w14:paraId="00000076">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purpose of our publication scheme is to demonstrate how we respond to the specific requirements of the Freedom of Information Act 2000 and how we are fulfilling the aims and objectives of the Academy, which are:</w:t>
      </w:r>
    </w:p>
    <w:p w:rsidR="00000000" w:rsidDel="00000000" w:rsidP="00000000" w:rsidRDefault="00000000" w:rsidRPr="00000000" w14:paraId="00000077">
      <w:pPr>
        <w:pStyle w:val="Heading1"/>
        <w:pageBreakBefore w:val="0"/>
        <w:spacing w:after="0" w:before="0" w:line="240" w:lineRule="auto"/>
        <w:rPr>
          <w:rFonts w:ascii="Calibri" w:cs="Calibri" w:eastAsia="Calibri" w:hAnsi="Calibri"/>
        </w:rPr>
      </w:pPr>
      <w:bookmarkStart w:colFirst="0" w:colLast="0" w:name="_46gh1z25ee4" w:id="0"/>
      <w:bookmarkEnd w:id="0"/>
      <w:r w:rsidDel="00000000" w:rsidR="00000000" w:rsidRPr="00000000">
        <w:rPr>
          <w:rFonts w:ascii="Calibri" w:cs="Calibri" w:eastAsia="Calibri" w:hAnsi="Calibri"/>
          <w:highlight w:val="yellow"/>
          <w:rtl w:val="0"/>
        </w:rPr>
        <w:t xml:space="preserve">Objectives and targets (optional)</w:t>
      </w:r>
      <w:r w:rsidDel="00000000" w:rsidR="00000000" w:rsidRPr="00000000">
        <w:rPr>
          <w:rtl w:val="0"/>
        </w:rPr>
      </w:r>
    </w:p>
    <w:p w:rsidR="00000000" w:rsidDel="00000000" w:rsidP="00000000" w:rsidRDefault="00000000" w:rsidRPr="00000000" w14:paraId="00000078">
      <w:pPr>
        <w:pageBreakBefore w:val="0"/>
        <w:spacing w:after="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9">
      <w:pPr>
        <w:pageBreakBefore w:val="0"/>
        <w:spacing w:after="0" w:line="240" w:lineRule="auto"/>
        <w:jc w:val="both"/>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Insert academy aims,</w:t>
      </w:r>
      <w:r w:rsidDel="00000000" w:rsidR="00000000" w:rsidRPr="00000000">
        <w:rPr>
          <w:rFonts w:ascii="Calibri" w:cs="Calibri" w:eastAsia="Calibri" w:hAnsi="Calibri"/>
          <w:sz w:val="24"/>
          <w:szCs w:val="24"/>
          <w:rtl w:val="0"/>
        </w:rPr>
        <w:t xml:space="preserve"> for example:</w:t>
      </w:r>
    </w:p>
    <w:p w:rsidR="00000000" w:rsidDel="00000000" w:rsidP="00000000" w:rsidRDefault="00000000" w:rsidRPr="00000000" w14:paraId="0000007A">
      <w:pPr>
        <w:pageBreakBefore w:val="0"/>
        <w:numPr>
          <w:ilvl w:val="0"/>
          <w:numId w:val="2"/>
        </w:numPr>
        <w:pBdr>
          <w:top w:space="0" w:sz="0" w:val="nil"/>
          <w:left w:space="0" w:sz="0" w:val="nil"/>
          <w:bottom w:space="0" w:sz="0" w:val="nil"/>
          <w:right w:space="0" w:sz="0" w:val="nil"/>
          <w:between w:space="0" w:sz="0" w:val="nil"/>
        </w:pBdr>
        <w:spacing w:after="0" w:line="240" w:lineRule="auto"/>
        <w:ind w:left="720" w:hanging="360"/>
        <w:jc w:val="both"/>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To create an effective and stimulating learning environment in which each individual student has the opportunity to fulfil his/her full potential.</w:t>
      </w:r>
    </w:p>
    <w:p w:rsidR="00000000" w:rsidDel="00000000" w:rsidP="00000000" w:rsidRDefault="00000000" w:rsidRPr="00000000" w14:paraId="0000007B">
      <w:pPr>
        <w:pageBreakBefore w:val="0"/>
        <w:numPr>
          <w:ilvl w:val="0"/>
          <w:numId w:val="2"/>
        </w:numPr>
        <w:pBdr>
          <w:top w:space="0" w:sz="0" w:val="nil"/>
          <w:left w:space="0" w:sz="0" w:val="nil"/>
          <w:bottom w:space="0" w:sz="0" w:val="nil"/>
          <w:right w:space="0" w:sz="0" w:val="nil"/>
          <w:between w:space="0" w:sz="0" w:val="nil"/>
        </w:pBdr>
        <w:spacing w:after="0" w:line="240" w:lineRule="auto"/>
        <w:ind w:left="720" w:hanging="360"/>
        <w:jc w:val="both"/>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To provide a broad and balanced curriculum delivered in an outstanding teaching and learning environment. </w:t>
      </w:r>
    </w:p>
    <w:p w:rsidR="00000000" w:rsidDel="00000000" w:rsidP="00000000" w:rsidRDefault="00000000" w:rsidRPr="00000000" w14:paraId="0000007C">
      <w:pPr>
        <w:pageBreakBefore w:val="0"/>
        <w:numPr>
          <w:ilvl w:val="0"/>
          <w:numId w:val="2"/>
        </w:numPr>
        <w:pBdr>
          <w:top w:space="0" w:sz="0" w:val="nil"/>
          <w:left w:space="0" w:sz="0" w:val="nil"/>
          <w:bottom w:space="0" w:sz="0" w:val="nil"/>
          <w:right w:space="0" w:sz="0" w:val="nil"/>
          <w:between w:space="0" w:sz="0" w:val="nil"/>
        </w:pBdr>
        <w:spacing w:after="0" w:line="240" w:lineRule="auto"/>
        <w:ind w:left="720" w:hanging="360"/>
        <w:jc w:val="both"/>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To provide opportunities for spiritual, moral, cultural, personal and social development of students including citizenship.</w:t>
      </w:r>
    </w:p>
    <w:p w:rsidR="00000000" w:rsidDel="00000000" w:rsidP="00000000" w:rsidRDefault="00000000" w:rsidRPr="00000000" w14:paraId="0000007D">
      <w:pPr>
        <w:pageBreakBefore w:val="0"/>
        <w:numPr>
          <w:ilvl w:val="0"/>
          <w:numId w:val="2"/>
        </w:numPr>
        <w:pBdr>
          <w:top w:space="0" w:sz="0" w:val="nil"/>
          <w:left w:space="0" w:sz="0" w:val="nil"/>
          <w:bottom w:space="0" w:sz="0" w:val="nil"/>
          <w:right w:space="0" w:sz="0" w:val="nil"/>
          <w:between w:space="0" w:sz="0" w:val="nil"/>
        </w:pBdr>
        <w:spacing w:after="0" w:line="240" w:lineRule="auto"/>
        <w:ind w:left="720" w:hanging="360"/>
        <w:jc w:val="both"/>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To encourage students to become life-long learners who are self-motivated, courteous and thoughtful individuals who value themselves, others and the environment.</w:t>
      </w:r>
    </w:p>
    <w:p w:rsidR="00000000" w:rsidDel="00000000" w:rsidP="00000000" w:rsidRDefault="00000000" w:rsidRPr="00000000" w14:paraId="0000007E">
      <w:pPr>
        <w:pageBreakBefore w:val="0"/>
        <w:numPr>
          <w:ilvl w:val="0"/>
          <w:numId w:val="2"/>
        </w:numPr>
        <w:pBdr>
          <w:top w:space="0" w:sz="0" w:val="nil"/>
          <w:left w:space="0" w:sz="0" w:val="nil"/>
          <w:bottom w:space="0" w:sz="0" w:val="nil"/>
          <w:right w:space="0" w:sz="0" w:val="nil"/>
          <w:between w:space="0" w:sz="0" w:val="nil"/>
        </w:pBdr>
        <w:spacing w:after="0" w:line="240" w:lineRule="auto"/>
        <w:ind w:left="720" w:hanging="360"/>
        <w:jc w:val="both"/>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To provide students with the tools to make right choices and enable them to follow the correct path in to the next phase of learning</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pacing w:after="0" w:line="240" w:lineRule="auto"/>
        <w:ind w:left="568" w:hanging="284"/>
        <w:jc w:val="both"/>
        <w:rPr>
          <w:rFonts w:ascii="Calibri" w:cs="Calibri" w:eastAsia="Calibri" w:hAnsi="Calibri"/>
          <w:i w:val="1"/>
          <w:sz w:val="22"/>
          <w:szCs w:val="22"/>
        </w:rPr>
      </w:pPr>
      <w:r w:rsidDel="00000000" w:rsidR="00000000" w:rsidRPr="00000000">
        <w:rPr>
          <w:rtl w:val="0"/>
        </w:rPr>
      </w:r>
    </w:p>
    <w:p w:rsidR="00000000" w:rsidDel="00000000" w:rsidP="00000000" w:rsidRDefault="00000000" w:rsidRPr="00000000" w14:paraId="00000080">
      <w:pPr>
        <w:pageBreakBefore w:val="0"/>
        <w:spacing w:after="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1">
      <w:pPr>
        <w:pageBreakBefore w:val="0"/>
        <w:spacing w:after="0" w:line="240" w:lineRule="auto"/>
        <w:jc w:val="both"/>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Insert academy statement</w:t>
      </w:r>
      <w:r w:rsidDel="00000000" w:rsidR="00000000" w:rsidRPr="00000000">
        <w:rPr>
          <w:rFonts w:ascii="Calibri" w:cs="Calibri" w:eastAsia="Calibri" w:hAnsi="Calibri"/>
          <w:sz w:val="24"/>
          <w:szCs w:val="24"/>
          <w:rtl w:val="0"/>
        </w:rPr>
        <w:t xml:space="preserve"> on how these aims will be achieved, for example: </w:t>
      </w:r>
    </w:p>
    <w:p w:rsidR="00000000" w:rsidDel="00000000" w:rsidP="00000000" w:rsidRDefault="00000000" w:rsidRPr="00000000" w14:paraId="00000082">
      <w:pPr>
        <w:pageBreakBefore w:val="0"/>
        <w:spacing w:after="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3">
      <w:pPr>
        <w:pageBreakBefore w:val="0"/>
        <w:numPr>
          <w:ilvl w:val="0"/>
          <w:numId w:val="2"/>
        </w:numPr>
        <w:pBdr>
          <w:top w:space="0" w:sz="0" w:val="nil"/>
          <w:left w:space="0" w:sz="0" w:val="nil"/>
          <w:bottom w:space="0" w:sz="0" w:val="nil"/>
          <w:right w:space="0" w:sz="0" w:val="nil"/>
          <w:between w:space="0" w:sz="0" w:val="nil"/>
        </w:pBdr>
        <w:spacing w:after="0" w:line="240" w:lineRule="auto"/>
        <w:ind w:left="720" w:hanging="360"/>
        <w:jc w:val="both"/>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Provide a happy academy environment in which children gain confidence as individuals, are able to take pride in their own ability and take responsibility for their own actions.</w:t>
      </w:r>
    </w:p>
    <w:p w:rsidR="00000000" w:rsidDel="00000000" w:rsidP="00000000" w:rsidRDefault="00000000" w:rsidRPr="00000000" w14:paraId="00000084">
      <w:pPr>
        <w:pageBreakBefore w:val="0"/>
        <w:numPr>
          <w:ilvl w:val="0"/>
          <w:numId w:val="2"/>
        </w:numPr>
        <w:pBdr>
          <w:top w:space="0" w:sz="0" w:val="nil"/>
          <w:left w:space="0" w:sz="0" w:val="nil"/>
          <w:bottom w:space="0" w:sz="0" w:val="nil"/>
          <w:right w:space="0" w:sz="0" w:val="nil"/>
          <w:between w:space="0" w:sz="0" w:val="nil"/>
        </w:pBdr>
        <w:spacing w:after="0" w:line="240" w:lineRule="auto"/>
        <w:ind w:left="720" w:hanging="360"/>
        <w:jc w:val="both"/>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Develop good habits and attitudes to work and a life-long respect for learning.</w:t>
      </w:r>
    </w:p>
    <w:p w:rsidR="00000000" w:rsidDel="00000000" w:rsidP="00000000" w:rsidRDefault="00000000" w:rsidRPr="00000000" w14:paraId="00000085">
      <w:pPr>
        <w:pageBreakBefore w:val="0"/>
        <w:numPr>
          <w:ilvl w:val="0"/>
          <w:numId w:val="2"/>
        </w:numPr>
        <w:pBdr>
          <w:top w:space="0" w:sz="0" w:val="nil"/>
          <w:left w:space="0" w:sz="0" w:val="nil"/>
          <w:bottom w:space="0" w:sz="0" w:val="nil"/>
          <w:right w:space="0" w:sz="0" w:val="nil"/>
          <w:between w:space="0" w:sz="0" w:val="nil"/>
        </w:pBdr>
        <w:spacing w:after="0" w:line="240" w:lineRule="auto"/>
        <w:ind w:left="720" w:hanging="360"/>
        <w:jc w:val="both"/>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Develop high standards of literacy and numeracy.</w:t>
      </w:r>
    </w:p>
    <w:p w:rsidR="00000000" w:rsidDel="00000000" w:rsidP="00000000" w:rsidRDefault="00000000" w:rsidRPr="00000000" w14:paraId="00000086">
      <w:pPr>
        <w:pageBreakBefore w:val="0"/>
        <w:numPr>
          <w:ilvl w:val="0"/>
          <w:numId w:val="2"/>
        </w:numPr>
        <w:pBdr>
          <w:top w:space="0" w:sz="0" w:val="nil"/>
          <w:left w:space="0" w:sz="0" w:val="nil"/>
          <w:bottom w:space="0" w:sz="0" w:val="nil"/>
          <w:right w:space="0" w:sz="0" w:val="nil"/>
          <w:between w:space="0" w:sz="0" w:val="nil"/>
        </w:pBdr>
        <w:spacing w:after="0" w:line="240" w:lineRule="auto"/>
        <w:ind w:left="720" w:hanging="360"/>
        <w:jc w:val="both"/>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Provide an environment where understanding, knowledge and respect of people of different cultural backgrounds can be encouraged.</w:t>
      </w:r>
    </w:p>
    <w:p w:rsidR="00000000" w:rsidDel="00000000" w:rsidP="00000000" w:rsidRDefault="00000000" w:rsidRPr="00000000" w14:paraId="00000087">
      <w:pPr>
        <w:pageBreakBefore w:val="0"/>
        <w:numPr>
          <w:ilvl w:val="0"/>
          <w:numId w:val="2"/>
        </w:numPr>
        <w:pBdr>
          <w:top w:space="0" w:sz="0" w:val="nil"/>
          <w:left w:space="0" w:sz="0" w:val="nil"/>
          <w:bottom w:space="0" w:sz="0" w:val="nil"/>
          <w:right w:space="0" w:sz="0" w:val="nil"/>
          <w:between w:space="0" w:sz="0" w:val="nil"/>
        </w:pBdr>
        <w:spacing w:after="0" w:line="240" w:lineRule="auto"/>
        <w:ind w:left="720" w:hanging="360"/>
        <w:jc w:val="both"/>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Encourage high expectations of all academy members using their abilities.</w:t>
      </w:r>
    </w:p>
    <w:p w:rsidR="00000000" w:rsidDel="00000000" w:rsidP="00000000" w:rsidRDefault="00000000" w:rsidRPr="00000000" w14:paraId="00000088">
      <w:pPr>
        <w:pageBreakBefore w:val="0"/>
        <w:numPr>
          <w:ilvl w:val="0"/>
          <w:numId w:val="2"/>
        </w:numPr>
        <w:pBdr>
          <w:top w:space="0" w:sz="0" w:val="nil"/>
          <w:left w:space="0" w:sz="0" w:val="nil"/>
          <w:bottom w:space="0" w:sz="0" w:val="nil"/>
          <w:right w:space="0" w:sz="0" w:val="nil"/>
          <w:between w:space="0" w:sz="0" w:val="nil"/>
        </w:pBdr>
        <w:spacing w:after="0" w:line="240" w:lineRule="auto"/>
        <w:ind w:left="720" w:hanging="360"/>
        <w:jc w:val="both"/>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Meet the needs of learners of all abilities, within the framework of the national curriculum and its subject areas.</w:t>
      </w:r>
    </w:p>
    <w:p w:rsidR="00000000" w:rsidDel="00000000" w:rsidP="00000000" w:rsidRDefault="00000000" w:rsidRPr="00000000" w14:paraId="00000089">
      <w:pPr>
        <w:pageBreakBefore w:val="0"/>
        <w:spacing w:after="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A">
      <w:pPr>
        <w:pageBreakBefore w:val="0"/>
        <w:spacing w:after="0" w:lin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Reference documents</w:t>
      </w:r>
    </w:p>
    <w:p w:rsidR="00000000" w:rsidDel="00000000" w:rsidP="00000000" w:rsidRDefault="00000000" w:rsidRPr="00000000" w14:paraId="0000008B">
      <w:pPr>
        <w:pageBreakBefore w:val="0"/>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policy should be read in conjunction with the following guidance document: </w:t>
      </w:r>
    </w:p>
    <w:p w:rsidR="00000000" w:rsidDel="00000000" w:rsidP="00000000" w:rsidRDefault="00000000" w:rsidRPr="00000000" w14:paraId="0000008C">
      <w:pPr>
        <w:pageBreakBefore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Definition document for governing bodies of maintained schools in England produced by the ICO (as revised in 2013) </w:t>
      </w:r>
    </w:p>
    <w:p w:rsidR="00000000" w:rsidDel="00000000" w:rsidP="00000000" w:rsidRDefault="00000000" w:rsidRPr="00000000" w14:paraId="0000008D">
      <w:pPr>
        <w:pageBreakBefore w:val="0"/>
        <w:spacing w:after="0" w:line="240" w:lineRule="auto"/>
        <w:jc w:val="both"/>
        <w:rPr>
          <w:rFonts w:ascii="Calibri" w:cs="Calibri" w:eastAsia="Calibri" w:hAnsi="Calibri"/>
          <w:sz w:val="24"/>
          <w:szCs w:val="24"/>
        </w:rPr>
      </w:pPr>
      <w:hyperlink r:id="rId8">
        <w:r w:rsidDel="00000000" w:rsidR="00000000" w:rsidRPr="00000000">
          <w:rPr>
            <w:rFonts w:ascii="Calibri" w:cs="Calibri" w:eastAsia="Calibri" w:hAnsi="Calibri"/>
            <w:sz w:val="24"/>
            <w:szCs w:val="24"/>
            <w:u w:val="single"/>
            <w:rtl w:val="0"/>
          </w:rPr>
          <w:t xml:space="preserve">https://ico.org.uk/media/for-organisations/documents/1235/definition-document-academys-in-england.pdf</w:t>
        </w:r>
      </w:hyperlink>
      <w:r w:rsidDel="00000000" w:rsidR="00000000" w:rsidRPr="00000000">
        <w:rPr>
          <w:rtl w:val="0"/>
        </w:rPr>
      </w:r>
    </w:p>
    <w:p w:rsidR="00000000" w:rsidDel="00000000" w:rsidP="00000000" w:rsidRDefault="00000000" w:rsidRPr="00000000" w14:paraId="0000008E">
      <w:pPr>
        <w:pageBreakBefore w:val="0"/>
        <w:spacing w:after="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F">
      <w:pPr>
        <w:pageBreakBefore w:val="0"/>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Reference should be made to the following DPE/ Academy policies: Data Protection Policy and Retention of Records Policy. </w:t>
      </w:r>
    </w:p>
    <w:p w:rsidR="00000000" w:rsidDel="00000000" w:rsidP="00000000" w:rsidRDefault="00000000" w:rsidRPr="00000000" w14:paraId="00000090">
      <w:pPr>
        <w:pageBreakBefore w:val="0"/>
        <w:spacing w:after="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1">
      <w:pPr>
        <w:pageBreakBefore w:val="0"/>
        <w:spacing w:after="0" w:lin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Classes of information published </w:t>
      </w:r>
    </w:p>
    <w:p w:rsidR="00000000" w:rsidDel="00000000" w:rsidP="00000000" w:rsidRDefault="00000000" w:rsidRPr="00000000" w14:paraId="00000092">
      <w:pPr>
        <w:pageBreakBefore w:val="0"/>
        <w:spacing w:after="0" w:line="240"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Class 1:   </w:t>
        <w:tab/>
        <w:t xml:space="preserve">Who we are and what we do</w:t>
      </w:r>
      <w:r w:rsidDel="00000000" w:rsidR="00000000" w:rsidRPr="00000000">
        <w:rPr>
          <w:rFonts w:ascii="Calibri" w:cs="Calibri" w:eastAsia="Calibri" w:hAnsi="Calibri"/>
          <w:sz w:val="24"/>
          <w:szCs w:val="24"/>
          <w:rtl w:val="0"/>
        </w:rPr>
        <w:t xml:space="preserve"> - Organisational information, structures, locations and contacts</w:t>
      </w:r>
    </w:p>
    <w:p w:rsidR="00000000" w:rsidDel="00000000" w:rsidP="00000000" w:rsidRDefault="00000000" w:rsidRPr="00000000" w14:paraId="00000093">
      <w:pPr>
        <w:pageBreakBefore w:val="0"/>
        <w:spacing w:after="0" w:line="240" w:lineRule="auto"/>
        <w:ind w:left="1440" w:hanging="144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Class 2:   </w:t>
        <w:tab/>
        <w:t xml:space="preserve">What we spend and how we spend it</w:t>
      </w:r>
      <w:r w:rsidDel="00000000" w:rsidR="00000000" w:rsidRPr="00000000">
        <w:rPr>
          <w:rFonts w:ascii="Calibri" w:cs="Calibri" w:eastAsia="Calibri" w:hAnsi="Calibri"/>
          <w:sz w:val="24"/>
          <w:szCs w:val="24"/>
          <w:rtl w:val="0"/>
        </w:rPr>
        <w:t xml:space="preserve"> – Financial information relating to projected and actual income and expenditure, procurement, contractual agreements and financial audit</w:t>
      </w:r>
    </w:p>
    <w:p w:rsidR="00000000" w:rsidDel="00000000" w:rsidP="00000000" w:rsidRDefault="00000000" w:rsidRPr="00000000" w14:paraId="00000094">
      <w:pPr>
        <w:pageBreakBefore w:val="0"/>
        <w:spacing w:after="0" w:line="240" w:lineRule="auto"/>
        <w:ind w:left="1440" w:hanging="144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Class 3:   </w:t>
        <w:tab/>
        <w:t xml:space="preserve">The Academy's priorities and how they are being achieved</w:t>
      </w:r>
      <w:r w:rsidDel="00000000" w:rsidR="00000000" w:rsidRPr="00000000">
        <w:rPr>
          <w:rFonts w:ascii="Calibri" w:cs="Calibri" w:eastAsia="Calibri" w:hAnsi="Calibri"/>
          <w:sz w:val="24"/>
          <w:szCs w:val="24"/>
          <w:rtl w:val="0"/>
        </w:rPr>
        <w:t xml:space="preserve"> - Strategies and plans, performance indicators, audits, inspections and reviews</w:t>
      </w:r>
    </w:p>
    <w:p w:rsidR="00000000" w:rsidDel="00000000" w:rsidP="00000000" w:rsidRDefault="00000000" w:rsidRPr="00000000" w14:paraId="00000095">
      <w:pPr>
        <w:pageBreakBefore w:val="0"/>
        <w:spacing w:after="0" w:lin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Class 4:   </w:t>
        <w:tab/>
        <w:t xml:space="preserve">How we make decisions as an Academy -</w:t>
      </w:r>
      <w:r w:rsidDel="00000000" w:rsidR="00000000" w:rsidRPr="00000000">
        <w:rPr>
          <w:rFonts w:ascii="Calibri" w:cs="Calibri" w:eastAsia="Calibri" w:hAnsi="Calibri"/>
          <w:sz w:val="24"/>
          <w:szCs w:val="24"/>
          <w:rtl w:val="0"/>
        </w:rPr>
        <w:t xml:space="preserve"> Decision-making process and records of decisions</w:t>
      </w:r>
    </w:p>
    <w:p w:rsidR="00000000" w:rsidDel="00000000" w:rsidP="00000000" w:rsidRDefault="00000000" w:rsidRPr="00000000" w14:paraId="00000096">
      <w:pPr>
        <w:pageBreakBefore w:val="0"/>
        <w:spacing w:after="0" w:line="240"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Class 5:   </w:t>
        <w:tab/>
        <w:t xml:space="preserve">Our policies and procedures</w:t>
      </w:r>
      <w:r w:rsidDel="00000000" w:rsidR="00000000" w:rsidRPr="00000000">
        <w:rPr>
          <w:rFonts w:ascii="Calibri" w:cs="Calibri" w:eastAsia="Calibri" w:hAnsi="Calibri"/>
          <w:sz w:val="24"/>
          <w:szCs w:val="24"/>
          <w:rtl w:val="0"/>
        </w:rPr>
        <w:t xml:space="preserve"> – Current written protocols, policies and procedures for delivering our services and responsibilities</w:t>
      </w:r>
    </w:p>
    <w:p w:rsidR="00000000" w:rsidDel="00000000" w:rsidP="00000000" w:rsidRDefault="00000000" w:rsidRPr="00000000" w14:paraId="00000097">
      <w:pPr>
        <w:pageBreakBefore w:val="0"/>
        <w:spacing w:after="0" w:lin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Class 6:   </w:t>
        <w:tab/>
        <w:t xml:space="preserve">Lists and registers</w:t>
      </w:r>
      <w:r w:rsidDel="00000000" w:rsidR="00000000" w:rsidRPr="00000000">
        <w:rPr>
          <w:rFonts w:ascii="Calibri" w:cs="Calibri" w:eastAsia="Calibri" w:hAnsi="Calibri"/>
          <w:sz w:val="24"/>
          <w:szCs w:val="24"/>
          <w:rtl w:val="0"/>
        </w:rPr>
        <w:t xml:space="preserve"> -  Any information that the Academy is legally required to hold in publicly available registers</w:t>
      </w:r>
    </w:p>
    <w:p w:rsidR="00000000" w:rsidDel="00000000" w:rsidP="00000000" w:rsidRDefault="00000000" w:rsidRPr="00000000" w14:paraId="00000098">
      <w:pPr>
        <w:pageBreakBefore w:val="0"/>
        <w:spacing w:after="0" w:line="240" w:lineRule="auto"/>
        <w:ind w:left="1440" w:hanging="144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Class 7:  </w:t>
        <w:tab/>
        <w:t xml:space="preserve">The services offered by the Academy</w:t>
      </w:r>
      <w:r w:rsidDel="00000000" w:rsidR="00000000" w:rsidRPr="00000000">
        <w:rPr>
          <w:rFonts w:ascii="Calibri" w:cs="Calibri" w:eastAsia="Calibri" w:hAnsi="Calibri"/>
          <w:sz w:val="24"/>
          <w:szCs w:val="24"/>
          <w:rtl w:val="0"/>
        </w:rPr>
        <w:t xml:space="preserve"> – Information about the services offered by the Academy, including leaflets, guidance and newsletters produced for public </w:t>
      </w:r>
      <w:r w:rsidDel="00000000" w:rsidR="00000000" w:rsidRPr="00000000">
        <w:br w:type="page"/>
      </w:r>
      <w:r w:rsidDel="00000000" w:rsidR="00000000" w:rsidRPr="00000000">
        <w:rPr>
          <w:rtl w:val="0"/>
        </w:rPr>
      </w:r>
    </w:p>
    <w:p w:rsidR="00000000" w:rsidDel="00000000" w:rsidP="00000000" w:rsidRDefault="00000000" w:rsidRPr="00000000" w14:paraId="00000099">
      <w:pPr>
        <w:pageBreakBefore w:val="0"/>
        <w:spacing w:after="0" w:line="24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A">
      <w:pPr>
        <w:pageBreakBefore w:val="0"/>
        <w:spacing w:after="0" w:line="240" w:lineRule="auto"/>
        <w:jc w:val="both"/>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Statutory information () or documents () that have to be published by law as stated by the DfE</w:t>
      </w:r>
    </w:p>
    <w:p w:rsidR="00000000" w:rsidDel="00000000" w:rsidP="00000000" w:rsidRDefault="00000000" w:rsidRPr="00000000" w14:paraId="0000009B">
      <w:pPr>
        <w:pStyle w:val="Heading1"/>
        <w:pageBreakBefore w:val="0"/>
        <w:spacing w:after="0" w:before="0" w:line="240" w:lineRule="auto"/>
        <w:jc w:val="both"/>
        <w:rPr>
          <w:rFonts w:ascii="Calibri" w:cs="Calibri" w:eastAsia="Calibri" w:hAnsi="Calibri"/>
          <w:sz w:val="22"/>
          <w:szCs w:val="22"/>
        </w:rPr>
      </w:pPr>
      <w:r w:rsidDel="00000000" w:rsidR="00000000" w:rsidRPr="00000000">
        <w:rPr>
          <w:rtl w:val="0"/>
        </w:rPr>
      </w:r>
    </w:p>
    <w:tbl>
      <w:tblPr>
        <w:tblStyle w:val="Table2"/>
        <w:tblW w:w="14737.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2469"/>
        <w:gridCol w:w="2268"/>
        <w:tblGridChange w:id="0">
          <w:tblGrid>
            <w:gridCol w:w="12469"/>
            <w:gridCol w:w="2268"/>
          </w:tblGrid>
        </w:tblGridChange>
      </w:tblGrid>
      <w:tr>
        <w:trPr>
          <w:cantSplit w:val="0"/>
          <w:tblHeader w:val="0"/>
        </w:trPr>
        <w:tc>
          <w:tcPr>
            <w:shd w:fill="f2f2f2" w:val="clear"/>
          </w:tcPr>
          <w:p w:rsidR="00000000" w:rsidDel="00000000" w:rsidP="00000000" w:rsidRDefault="00000000" w:rsidRPr="00000000" w14:paraId="0000009C">
            <w:pPr>
              <w:pStyle w:val="Heading2"/>
              <w:pageBreakBefore w:val="0"/>
              <w:rPr/>
            </w:pPr>
            <w:r w:rsidDel="00000000" w:rsidR="00000000" w:rsidRPr="00000000">
              <w:rPr>
                <w:i w:val="1"/>
                <w:rtl w:val="0"/>
              </w:rPr>
              <w:t xml:space="preserve">Class 1 - Who we are and what we do</w:t>
            </w:r>
            <w:r w:rsidDel="00000000" w:rsidR="00000000" w:rsidRPr="00000000">
              <w:rPr>
                <w:rtl w:val="0"/>
              </w:rPr>
            </w:r>
          </w:p>
          <w:p w:rsidR="00000000" w:rsidDel="00000000" w:rsidP="00000000" w:rsidRDefault="00000000" w:rsidRPr="00000000" w14:paraId="0000009D">
            <w:pPr>
              <w:pStyle w:val="Heading3"/>
              <w:pageBreakBefore w:val="0"/>
              <w:rPr>
                <w:rFonts w:ascii="Calibri" w:cs="Calibri" w:eastAsia="Calibri" w:hAnsi="Calibri"/>
                <w:color w:val="000000"/>
                <w:sz w:val="24"/>
                <w:szCs w:val="24"/>
              </w:rPr>
            </w:pPr>
            <w:r w:rsidDel="00000000" w:rsidR="00000000" w:rsidRPr="00000000">
              <w:rPr>
                <w:rtl w:val="0"/>
              </w:rPr>
              <w:t xml:space="preserve">Organisational information, structures, locations and contacts </w:t>
            </w:r>
            <w:r w:rsidDel="00000000" w:rsidR="00000000" w:rsidRPr="00000000">
              <w:rPr>
                <w:rFonts w:ascii="Calibri" w:cs="Calibri" w:eastAsia="Calibri" w:hAnsi="Calibri"/>
                <w:color w:val="000000"/>
                <w:sz w:val="24"/>
                <w:szCs w:val="24"/>
                <w:rtl w:val="0"/>
              </w:rPr>
              <w:t xml:space="preserve">(current information only)</w:t>
            </w:r>
          </w:p>
          <w:p w:rsidR="00000000" w:rsidDel="00000000" w:rsidP="00000000" w:rsidRDefault="00000000" w:rsidRPr="00000000" w14:paraId="0000009E">
            <w:pPr>
              <w:pageBreakBefore w:val="0"/>
              <w:rPr>
                <w:color w:val="000000"/>
              </w:rPr>
            </w:pPr>
            <w:r w:rsidDel="00000000" w:rsidR="00000000" w:rsidRPr="00000000">
              <w:rPr>
                <w:color w:val="000000"/>
                <w:rtl w:val="0"/>
              </w:rPr>
              <w:t xml:space="preserve">Hard copies provided upon written request - this may incur a minimal charge</w:t>
            </w:r>
            <w:r w:rsidDel="00000000" w:rsidR="00000000" w:rsidRPr="00000000">
              <w:rPr>
                <w:rtl w:val="0"/>
              </w:rPr>
            </w:r>
          </w:p>
          <w:p w:rsidR="00000000" w:rsidDel="00000000" w:rsidP="00000000" w:rsidRDefault="00000000" w:rsidRPr="00000000" w14:paraId="0000009F">
            <w:pPr>
              <w:pageBreakBefore w:val="0"/>
              <w:spacing w:line="240" w:lineRule="auto"/>
              <w:rPr>
                <w:rFonts w:ascii="Calibri" w:cs="Calibri" w:eastAsia="Calibri" w:hAnsi="Calibri"/>
                <w:b w:val="1"/>
                <w:color w:val="000000"/>
                <w:sz w:val="24"/>
                <w:szCs w:val="24"/>
              </w:rPr>
            </w:pPr>
            <w:r w:rsidDel="00000000" w:rsidR="00000000" w:rsidRPr="00000000">
              <w:rPr>
                <w:rtl w:val="0"/>
              </w:rPr>
            </w:r>
          </w:p>
        </w:tc>
        <w:tc>
          <w:tcPr>
            <w:shd w:fill="f2f2f2" w:val="clear"/>
          </w:tcPr>
          <w:p w:rsidR="00000000" w:rsidDel="00000000" w:rsidP="00000000" w:rsidRDefault="00000000" w:rsidRPr="00000000" w14:paraId="000000A0">
            <w:pPr>
              <w:pageBreakBefore w:val="0"/>
              <w:spacing w:line="240" w:lineRule="auto"/>
              <w:rPr>
                <w:rFonts w:ascii="Calibri" w:cs="Calibri" w:eastAsia="Calibri" w:hAnsi="Calibri"/>
                <w:b w:val="1"/>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A1">
            <w:pPr>
              <w:pageBreakBefore w:val="0"/>
              <w:spacing w:line="240" w:lineRule="auto"/>
              <w:rPr>
                <w:rFonts w:ascii="Calibri" w:cs="Calibri" w:eastAsia="Calibri" w:hAnsi="Calibri"/>
                <w:b w:val="1"/>
                <w:color w:val="000000"/>
                <w:sz w:val="24"/>
                <w:szCs w:val="24"/>
              </w:rPr>
            </w:pPr>
            <w:bookmarkStart w:colFirst="0" w:colLast="0" w:name="_gjdgxs" w:id="1"/>
            <w:bookmarkEnd w:id="1"/>
            <w:r w:rsidDel="00000000" w:rsidR="00000000" w:rsidRPr="00000000">
              <w:rPr>
                <w:rFonts w:ascii="Calibri" w:cs="Calibri" w:eastAsia="Calibri" w:hAnsi="Calibri"/>
                <w:b w:val="1"/>
                <w:color w:val="000000"/>
                <w:sz w:val="24"/>
                <w:szCs w:val="24"/>
                <w:rtl w:val="0"/>
              </w:rPr>
              <w:t xml:space="preserve">Instrument of Government – Academies and Multi-Academy Trusts (MAT)</w:t>
            </w:r>
          </w:p>
          <w:p w:rsidR="00000000" w:rsidDel="00000000" w:rsidP="00000000" w:rsidRDefault="00000000" w:rsidRPr="00000000" w14:paraId="000000A2">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These are the Articles of Association, and it is a requirement to publish on the Academy website ()</w:t>
            </w:r>
          </w:p>
          <w:p w:rsidR="00000000" w:rsidDel="00000000" w:rsidP="00000000" w:rsidRDefault="00000000" w:rsidRPr="00000000" w14:paraId="000000A3">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A4">
            <w:pPr>
              <w:pageBreakBefore w:val="0"/>
              <w:spacing w:line="240" w:lineRule="auto"/>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Funding Agreement and Master Funding Agreement – Academies and Multi-Academy Trusts</w:t>
            </w:r>
          </w:p>
          <w:p w:rsidR="00000000" w:rsidDel="00000000" w:rsidP="00000000" w:rsidRDefault="00000000" w:rsidRPr="00000000" w14:paraId="000000A5">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This is the official agreement made between the Secretary of State for Education and the Academy and Multi-Academy Trust.  It is a requirement to publish on the Academy website / MAT ()</w:t>
            </w:r>
          </w:p>
          <w:p w:rsidR="00000000" w:rsidDel="00000000" w:rsidP="00000000" w:rsidRDefault="00000000" w:rsidRPr="00000000" w14:paraId="000000A6">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A7">
            <w:pPr>
              <w:pageBreakBefore w:val="0"/>
              <w:spacing w:line="240" w:lineRule="auto"/>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Type of Academy – Sponsor or sponsored by a Multi-Academy Trust ()</w:t>
            </w:r>
          </w:p>
          <w:p w:rsidR="00000000" w:rsidDel="00000000" w:rsidP="00000000" w:rsidRDefault="00000000" w:rsidRPr="00000000" w14:paraId="000000A8">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There are two types of Academy, and the Academy must publish which category they fall in to:</w:t>
            </w:r>
          </w:p>
          <w:p w:rsidR="00000000" w:rsidDel="00000000" w:rsidP="00000000" w:rsidRDefault="00000000" w:rsidRPr="00000000" w14:paraId="000000A9">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p>
          <w:p w:rsidR="00000000" w:rsidDel="00000000" w:rsidP="00000000" w:rsidRDefault="00000000" w:rsidRPr="00000000" w14:paraId="000000AA">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b w:val="1"/>
                <w:color w:val="000000"/>
                <w:sz w:val="24"/>
                <w:szCs w:val="24"/>
                <w:rtl w:val="0"/>
              </w:rPr>
              <w:t xml:space="preserve">Converter academies</w:t>
            </w:r>
            <w:r w:rsidDel="00000000" w:rsidR="00000000" w:rsidRPr="00000000">
              <w:rPr>
                <w:rFonts w:ascii="Calibri" w:cs="Calibri" w:eastAsia="Calibri" w:hAnsi="Calibri"/>
                <w:color w:val="000000"/>
                <w:sz w:val="24"/>
                <w:szCs w:val="24"/>
                <w:rtl w:val="0"/>
              </w:rPr>
              <w:t xml:space="preserve"> - confirmed to be performing well (Ofsted Good / Outstanding) and permitted by the DfE to convert to academy status.  </w:t>
            </w:r>
          </w:p>
          <w:p w:rsidR="00000000" w:rsidDel="00000000" w:rsidP="00000000" w:rsidRDefault="00000000" w:rsidRPr="00000000" w14:paraId="000000AB">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AC">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b w:val="1"/>
                <w:color w:val="000000"/>
                <w:sz w:val="24"/>
                <w:szCs w:val="24"/>
                <w:rtl w:val="0"/>
              </w:rPr>
              <w:t xml:space="preserve">Sponsored academies</w:t>
            </w:r>
            <w:r w:rsidDel="00000000" w:rsidR="00000000" w:rsidRPr="00000000">
              <w:rPr>
                <w:rFonts w:ascii="Calibri" w:cs="Calibri" w:eastAsia="Calibri" w:hAnsi="Calibri"/>
                <w:color w:val="000000"/>
                <w:sz w:val="24"/>
                <w:szCs w:val="24"/>
                <w:rtl w:val="0"/>
              </w:rPr>
              <w:t xml:space="preserve"> - usually directed by the Regional School Commissioner under direction of the DfE to be managed by a sponsor.  The sponsor is more often a Multi-Academy Trust but it can be a business, university or faith group.  The sponsor has majority control of the academy trust. </w:t>
            </w:r>
          </w:p>
          <w:p w:rsidR="00000000" w:rsidDel="00000000" w:rsidP="00000000" w:rsidRDefault="00000000" w:rsidRPr="00000000" w14:paraId="000000AD">
            <w:pPr>
              <w:pageBreakBefore w:val="0"/>
              <w:spacing w:line="240" w:lineRule="auto"/>
              <w:rPr>
                <w:rFonts w:ascii="Calibri" w:cs="Calibri" w:eastAsia="Calibri" w:hAnsi="Calibri"/>
                <w:color w:val="000000"/>
              </w:rPr>
            </w:pPr>
            <w:r w:rsidDel="00000000" w:rsidR="00000000" w:rsidRPr="00000000">
              <w:rPr>
                <w:rFonts w:ascii="Calibri" w:cs="Calibri" w:eastAsia="Calibri" w:hAnsi="Calibri"/>
                <w:color w:val="000000"/>
                <w:highlight w:val="white"/>
                <w:rtl w:val="0"/>
              </w:rPr>
              <w:t xml:space="preserve"> </w:t>
            </w:r>
            <w:r w:rsidDel="00000000" w:rsidR="00000000" w:rsidRPr="00000000">
              <w:rPr>
                <w:rtl w:val="0"/>
              </w:rPr>
            </w:r>
          </w:p>
        </w:tc>
        <w:tc>
          <w:tcPr/>
          <w:p w:rsidR="00000000" w:rsidDel="00000000" w:rsidP="00000000" w:rsidRDefault="00000000" w:rsidRPr="00000000" w14:paraId="000000AE">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Website</w:t>
            </w:r>
          </w:p>
          <w:p w:rsidR="00000000" w:rsidDel="00000000" w:rsidP="00000000" w:rsidRDefault="00000000" w:rsidRPr="00000000" w14:paraId="000000AF">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Hard copy</w:t>
            </w:r>
          </w:p>
          <w:p w:rsidR="00000000" w:rsidDel="00000000" w:rsidP="00000000" w:rsidRDefault="00000000" w:rsidRPr="00000000" w14:paraId="000000B0">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B1">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B2">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Website</w:t>
            </w:r>
          </w:p>
          <w:p w:rsidR="00000000" w:rsidDel="00000000" w:rsidP="00000000" w:rsidRDefault="00000000" w:rsidRPr="00000000" w14:paraId="000000B3">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B4">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B5">
            <w:pPr>
              <w:pageBreakBefore w:val="0"/>
              <w:spacing w:line="240" w:lineRule="auto"/>
              <w:rPr>
                <w:color w:val="000000"/>
                <w:sz w:val="24"/>
                <w:szCs w:val="24"/>
              </w:rPr>
            </w:pPr>
            <w:r w:rsidDel="00000000" w:rsidR="00000000" w:rsidRPr="00000000">
              <w:rPr>
                <w:rtl w:val="0"/>
              </w:rPr>
            </w:r>
          </w:p>
          <w:p w:rsidR="00000000" w:rsidDel="00000000" w:rsidP="00000000" w:rsidRDefault="00000000" w:rsidRPr="00000000" w14:paraId="000000B6">
            <w:pPr>
              <w:pageBreakBefore w:val="0"/>
              <w:spacing w:line="240" w:lineRule="auto"/>
              <w:rPr>
                <w:color w:val="000000"/>
                <w:sz w:val="24"/>
                <w:szCs w:val="24"/>
              </w:rPr>
            </w:pPr>
            <w:r w:rsidDel="00000000" w:rsidR="00000000" w:rsidRPr="00000000">
              <w:rPr>
                <w:rtl w:val="0"/>
              </w:rPr>
            </w:r>
          </w:p>
          <w:p w:rsidR="00000000" w:rsidDel="00000000" w:rsidP="00000000" w:rsidRDefault="00000000" w:rsidRPr="00000000" w14:paraId="000000B7">
            <w:pPr>
              <w:pageBreakBefore w:val="0"/>
              <w:spacing w:line="240" w:lineRule="auto"/>
              <w:rPr>
                <w:color w:val="000000"/>
                <w:sz w:val="24"/>
                <w:szCs w:val="24"/>
              </w:rPr>
            </w:pPr>
            <w:r w:rsidDel="00000000" w:rsidR="00000000" w:rsidRPr="00000000">
              <w:rPr>
                <w:rtl w:val="0"/>
              </w:rPr>
            </w:r>
          </w:p>
          <w:p w:rsidR="00000000" w:rsidDel="00000000" w:rsidP="00000000" w:rsidRDefault="00000000" w:rsidRPr="00000000" w14:paraId="000000B8">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Website</w:t>
            </w:r>
          </w:p>
          <w:p w:rsidR="00000000" w:rsidDel="00000000" w:rsidP="00000000" w:rsidRDefault="00000000" w:rsidRPr="00000000" w14:paraId="000000B9">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BA">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BB">
            <w:pPr>
              <w:pageBreakBefore w:val="0"/>
              <w:spacing w:line="240" w:lineRule="auto"/>
              <w:rPr>
                <w:rFonts w:ascii="Calibri" w:cs="Calibri" w:eastAsia="Calibri" w:hAnsi="Calibri"/>
                <w:color w:val="000000"/>
              </w:rPr>
            </w:pPr>
            <w:r w:rsidDel="00000000" w:rsidR="00000000" w:rsidRPr="00000000">
              <w:rPr>
                <w:rFonts w:ascii="Calibri" w:cs="Calibri" w:eastAsia="Calibri" w:hAnsi="Calibri"/>
                <w:color w:val="000000"/>
                <w:sz w:val="24"/>
                <w:szCs w:val="24"/>
                <w:rtl w:val="0"/>
              </w:rPr>
              <w:t xml:space="preserve">Website</w:t>
            </w:r>
            <w:r w:rsidDel="00000000" w:rsidR="00000000" w:rsidRPr="00000000">
              <w:rPr>
                <w:rtl w:val="0"/>
              </w:rPr>
            </w:r>
          </w:p>
        </w:tc>
      </w:tr>
    </w:tbl>
    <w:p w:rsidR="00000000" w:rsidDel="00000000" w:rsidP="00000000" w:rsidRDefault="00000000" w:rsidRPr="00000000" w14:paraId="000000BC">
      <w:pPr>
        <w:pageBreakBefore w:val="0"/>
        <w:rPr/>
      </w:pPr>
      <w:r w:rsidDel="00000000" w:rsidR="00000000" w:rsidRPr="00000000">
        <w:br w:type="page"/>
      </w:r>
      <w:r w:rsidDel="00000000" w:rsidR="00000000" w:rsidRPr="00000000">
        <w:rPr>
          <w:rtl w:val="0"/>
        </w:rPr>
      </w:r>
    </w:p>
    <w:tbl>
      <w:tblPr>
        <w:tblStyle w:val="Table3"/>
        <w:tblW w:w="14737.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2469"/>
        <w:gridCol w:w="2268"/>
        <w:tblGridChange w:id="0">
          <w:tblGrid>
            <w:gridCol w:w="12469"/>
            <w:gridCol w:w="2268"/>
          </w:tblGrid>
        </w:tblGridChange>
      </w:tblGrid>
      <w:tr>
        <w:trPr>
          <w:cantSplit w:val="0"/>
          <w:tblHeader w:val="0"/>
        </w:trPr>
        <w:tc>
          <w:tcPr/>
          <w:p w:rsidR="00000000" w:rsidDel="00000000" w:rsidP="00000000" w:rsidRDefault="00000000" w:rsidRPr="00000000" w14:paraId="000000BD">
            <w:pPr>
              <w:pageBreakBefore w:val="0"/>
              <w:spacing w:line="240" w:lineRule="auto"/>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Information to be provided on the website by the Academy </w:t>
            </w:r>
          </w:p>
          <w:p w:rsidR="00000000" w:rsidDel="00000000" w:rsidP="00000000" w:rsidRDefault="00000000" w:rsidRPr="00000000" w14:paraId="000000BE">
            <w:pPr>
              <w:pageBreakBefore w:val="0"/>
              <w:numPr>
                <w:ilvl w:val="0"/>
                <w:numId w:val="3"/>
              </w:numPr>
              <w:pBdr>
                <w:top w:space="0" w:sz="0" w:val="nil"/>
                <w:left w:space="0" w:sz="0" w:val="nil"/>
                <w:bottom w:space="0" w:sz="0" w:val="nil"/>
                <w:right w:space="0" w:sz="0" w:val="nil"/>
                <w:between w:space="0" w:sz="0" w:val="nil"/>
              </w:pBdr>
              <w:spacing w:line="24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academy name, address, telephone number, website and email address ()</w:t>
            </w:r>
          </w:p>
          <w:p w:rsidR="00000000" w:rsidDel="00000000" w:rsidP="00000000" w:rsidRDefault="00000000" w:rsidRPr="00000000" w14:paraId="000000BF">
            <w:pPr>
              <w:pageBreakBefore w:val="0"/>
              <w:numPr>
                <w:ilvl w:val="0"/>
                <w:numId w:val="3"/>
              </w:numPr>
              <w:pBdr>
                <w:top w:space="0" w:sz="0" w:val="nil"/>
                <w:left w:space="0" w:sz="0" w:val="nil"/>
                <w:bottom w:space="0" w:sz="0" w:val="nil"/>
                <w:right w:space="0" w:sz="0" w:val="nil"/>
                <w:between w:space="0" w:sz="0" w:val="nil"/>
              </w:pBdr>
              <w:spacing w:line="24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Details of the status of the Academy – converter or sponsored ()</w:t>
            </w:r>
          </w:p>
          <w:p w:rsidR="00000000" w:rsidDel="00000000" w:rsidP="00000000" w:rsidRDefault="00000000" w:rsidRPr="00000000" w14:paraId="000000C0">
            <w:pPr>
              <w:pageBreakBefore w:val="0"/>
              <w:numPr>
                <w:ilvl w:val="0"/>
                <w:numId w:val="3"/>
              </w:numPr>
              <w:pBdr>
                <w:top w:space="0" w:sz="0" w:val="nil"/>
                <w:left w:space="0" w:sz="0" w:val="nil"/>
                <w:bottom w:space="0" w:sz="0" w:val="nil"/>
                <w:right w:space="0" w:sz="0" w:val="nil"/>
                <w:between w:space="0" w:sz="0" w:val="nil"/>
              </w:pBdr>
              <w:spacing w:line="24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Details of the sponsor of the Academy: name of group / Multi-Academy Trust, address and contact details ()</w:t>
            </w:r>
          </w:p>
          <w:p w:rsidR="00000000" w:rsidDel="00000000" w:rsidP="00000000" w:rsidRDefault="00000000" w:rsidRPr="00000000" w14:paraId="000000C1">
            <w:pPr>
              <w:pageBreakBefore w:val="0"/>
              <w:numPr>
                <w:ilvl w:val="0"/>
                <w:numId w:val="3"/>
              </w:numPr>
              <w:pBdr>
                <w:top w:space="0" w:sz="0" w:val="nil"/>
                <w:left w:space="0" w:sz="0" w:val="nil"/>
                <w:bottom w:space="0" w:sz="0" w:val="nil"/>
                <w:right w:space="0" w:sz="0" w:val="nil"/>
                <w:between w:space="0" w:sz="0" w:val="nil"/>
              </w:pBdr>
              <w:spacing w:line="24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name and contact details of the Headteacher/Principal/Principal, CEO and Chair of the Trust ()</w:t>
            </w:r>
          </w:p>
          <w:p w:rsidR="00000000" w:rsidDel="00000000" w:rsidP="00000000" w:rsidRDefault="00000000" w:rsidRPr="00000000" w14:paraId="000000C2">
            <w:pPr>
              <w:pageBreakBefore w:val="0"/>
              <w:numPr>
                <w:ilvl w:val="0"/>
                <w:numId w:val="3"/>
              </w:numPr>
              <w:pBdr>
                <w:top w:space="0" w:sz="0" w:val="nil"/>
                <w:left w:space="0" w:sz="0" w:val="nil"/>
                <w:bottom w:space="0" w:sz="0" w:val="nil"/>
                <w:right w:space="0" w:sz="0" w:val="nil"/>
                <w:between w:space="0" w:sz="0" w:val="nil"/>
              </w:pBdr>
              <w:spacing w:line="24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name of the SENDCo ()</w:t>
            </w:r>
          </w:p>
          <w:p w:rsidR="00000000" w:rsidDel="00000000" w:rsidP="00000000" w:rsidRDefault="00000000" w:rsidRPr="00000000" w14:paraId="000000C3">
            <w:pPr>
              <w:pageBreakBefore w:val="0"/>
              <w:numPr>
                <w:ilvl w:val="0"/>
                <w:numId w:val="3"/>
              </w:numPr>
              <w:pBdr>
                <w:top w:space="0" w:sz="0" w:val="nil"/>
                <w:left w:space="0" w:sz="0" w:val="nil"/>
                <w:bottom w:space="0" w:sz="0" w:val="nil"/>
                <w:right w:space="0" w:sz="0" w:val="nil"/>
                <w:between w:space="0" w:sz="0" w:val="nil"/>
              </w:pBdr>
              <w:spacing w:line="24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 copy of the latest Ofsted report or a link to the report ()</w:t>
            </w:r>
          </w:p>
          <w:p w:rsidR="00000000" w:rsidDel="00000000" w:rsidP="00000000" w:rsidRDefault="00000000" w:rsidRPr="00000000" w14:paraId="000000C4">
            <w:pPr>
              <w:pageBreakBefore w:val="0"/>
              <w:numPr>
                <w:ilvl w:val="0"/>
                <w:numId w:val="3"/>
              </w:numPr>
              <w:pBdr>
                <w:top w:space="0" w:sz="0" w:val="nil"/>
                <w:left w:space="0" w:sz="0" w:val="nil"/>
                <w:bottom w:space="0" w:sz="0" w:val="nil"/>
                <w:right w:space="0" w:sz="0" w:val="nil"/>
                <w:between w:space="0" w:sz="0" w:val="nil"/>
              </w:pBdr>
              <w:spacing w:line="24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Who's who in the academy and staffing structure</w:t>
            </w:r>
          </w:p>
          <w:p w:rsidR="00000000" w:rsidDel="00000000" w:rsidP="00000000" w:rsidRDefault="00000000" w:rsidRPr="00000000" w14:paraId="000000C5">
            <w:pPr>
              <w:pageBreakBefore w:val="0"/>
              <w:numPr>
                <w:ilvl w:val="0"/>
                <w:numId w:val="3"/>
              </w:numPr>
              <w:pBdr>
                <w:top w:space="0" w:sz="0" w:val="nil"/>
                <w:left w:space="0" w:sz="0" w:val="nil"/>
                <w:bottom w:space="0" w:sz="0" w:val="nil"/>
                <w:right w:space="0" w:sz="0" w:val="nil"/>
                <w:between w:space="0" w:sz="0" w:val="nil"/>
              </w:pBdr>
              <w:spacing w:line="24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Who's who on the Board of Trustees and the basis of their appointment ()</w:t>
            </w:r>
          </w:p>
          <w:p w:rsidR="00000000" w:rsidDel="00000000" w:rsidP="00000000" w:rsidRDefault="00000000" w:rsidRPr="00000000" w14:paraId="000000C6">
            <w:pPr>
              <w:pageBreakBefore w:val="0"/>
              <w:numPr>
                <w:ilvl w:val="0"/>
                <w:numId w:val="3"/>
              </w:numPr>
              <w:pBdr>
                <w:top w:space="0" w:sz="0" w:val="nil"/>
                <w:left w:space="0" w:sz="0" w:val="nil"/>
                <w:bottom w:space="0" w:sz="0" w:val="nil"/>
                <w:right w:space="0" w:sz="0" w:val="nil"/>
                <w:between w:space="0" w:sz="0" w:val="nil"/>
              </w:pBdr>
              <w:spacing w:line="24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Academy and Nursery </w:t>
            </w:r>
            <w:r w:rsidDel="00000000" w:rsidR="00000000" w:rsidRPr="00000000">
              <w:rPr>
                <w:color w:val="000000"/>
                <w:sz w:val="24"/>
                <w:szCs w:val="24"/>
                <w:rtl w:val="0"/>
              </w:rPr>
              <w:t xml:space="preserve">opening hours,</w:t>
            </w:r>
            <w:r w:rsidDel="00000000" w:rsidR="00000000" w:rsidRPr="00000000">
              <w:rPr>
                <w:rFonts w:ascii="Calibri" w:cs="Calibri" w:eastAsia="Calibri" w:hAnsi="Calibri"/>
                <w:color w:val="000000"/>
                <w:sz w:val="24"/>
                <w:szCs w:val="24"/>
                <w:rtl w:val="0"/>
              </w:rPr>
              <w:t xml:space="preserve"> term dates and staff Inset days </w:t>
            </w:r>
          </w:p>
          <w:p w:rsidR="00000000" w:rsidDel="00000000" w:rsidP="00000000" w:rsidRDefault="00000000" w:rsidRPr="00000000" w14:paraId="000000C7">
            <w:pPr>
              <w:pageBreakBefore w:val="0"/>
              <w:numPr>
                <w:ilvl w:val="0"/>
                <w:numId w:val="3"/>
              </w:numPr>
              <w:pBdr>
                <w:top w:space="0" w:sz="0" w:val="nil"/>
                <w:left w:space="0" w:sz="0" w:val="nil"/>
                <w:bottom w:space="0" w:sz="0" w:val="nil"/>
                <w:right w:space="0" w:sz="0" w:val="nil"/>
                <w:between w:space="0" w:sz="0" w:val="nil"/>
              </w:pBdr>
              <w:spacing w:line="24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Academy's Admissions Policy and admission arrangements ()</w:t>
            </w:r>
          </w:p>
          <w:p w:rsidR="00000000" w:rsidDel="00000000" w:rsidP="00000000" w:rsidRDefault="00000000" w:rsidRPr="00000000" w14:paraId="000000C8">
            <w:pPr>
              <w:pageBreakBefore w:val="0"/>
              <w:numPr>
                <w:ilvl w:val="0"/>
                <w:numId w:val="3"/>
              </w:numPr>
              <w:pBdr>
                <w:top w:space="0" w:sz="0" w:val="nil"/>
                <w:left w:space="0" w:sz="0" w:val="nil"/>
                <w:bottom w:space="0" w:sz="0" w:val="nil"/>
                <w:right w:space="0" w:sz="0" w:val="nil"/>
                <w:between w:space="0" w:sz="0" w:val="nil"/>
              </w:pBdr>
              <w:spacing w:line="24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Information about the Nursery Admissions Policy</w:t>
            </w:r>
          </w:p>
          <w:p w:rsidR="00000000" w:rsidDel="00000000" w:rsidP="00000000" w:rsidRDefault="00000000" w:rsidRPr="00000000" w14:paraId="000000C9">
            <w:pPr>
              <w:pageBreakBefore w:val="0"/>
              <w:numPr>
                <w:ilvl w:val="0"/>
                <w:numId w:val="3"/>
              </w:numPr>
              <w:pBdr>
                <w:top w:space="0" w:sz="0" w:val="nil"/>
                <w:left w:space="0" w:sz="0" w:val="nil"/>
                <w:bottom w:space="0" w:sz="0" w:val="nil"/>
                <w:right w:space="0" w:sz="0" w:val="nil"/>
                <w:between w:space="0" w:sz="0" w:val="nil"/>
              </w:pBdr>
              <w:spacing w:line="24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 statement of the Academy's ethos and values ()</w:t>
            </w:r>
          </w:p>
          <w:p w:rsidR="00000000" w:rsidDel="00000000" w:rsidP="00000000" w:rsidRDefault="00000000" w:rsidRPr="00000000" w14:paraId="000000CA">
            <w:pPr>
              <w:pageBreakBefore w:val="0"/>
              <w:numPr>
                <w:ilvl w:val="0"/>
                <w:numId w:val="3"/>
              </w:numPr>
              <w:pBdr>
                <w:top w:space="0" w:sz="0" w:val="nil"/>
                <w:left w:space="0" w:sz="0" w:val="nil"/>
                <w:bottom w:space="0" w:sz="0" w:val="nil"/>
                <w:right w:space="0" w:sz="0" w:val="nil"/>
                <w:between w:space="0" w:sz="0" w:val="nil"/>
              </w:pBdr>
              <w:spacing w:line="24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 statement outlining curriculum offered ()</w:t>
            </w:r>
          </w:p>
          <w:p w:rsidR="00000000" w:rsidDel="00000000" w:rsidP="00000000" w:rsidRDefault="00000000" w:rsidRPr="00000000" w14:paraId="000000CB">
            <w:pPr>
              <w:pageBreakBefore w:val="0"/>
              <w:numPr>
                <w:ilvl w:val="0"/>
                <w:numId w:val="3"/>
              </w:numPr>
              <w:pBdr>
                <w:top w:space="0" w:sz="0" w:val="nil"/>
                <w:left w:space="0" w:sz="0" w:val="nil"/>
                <w:bottom w:space="0" w:sz="0" w:val="nil"/>
                <w:right w:space="0" w:sz="0" w:val="nil"/>
                <w:between w:space="0" w:sz="0" w:val="nil"/>
              </w:pBdr>
              <w:spacing w:line="240" w:lineRule="auto"/>
              <w:ind w:left="720" w:hanging="360"/>
              <w:rPr>
                <w:rFonts w:ascii="Calibri" w:cs="Calibri" w:eastAsia="Calibri" w:hAnsi="Calibri"/>
                <w:i w:val="1"/>
                <w:color w:val="000000"/>
                <w:sz w:val="24"/>
                <w:szCs w:val="24"/>
              </w:rPr>
            </w:pPr>
            <w:r w:rsidDel="00000000" w:rsidR="00000000" w:rsidRPr="00000000">
              <w:rPr>
                <w:rFonts w:ascii="Calibri" w:cs="Calibri" w:eastAsia="Calibri" w:hAnsi="Calibri"/>
                <w:i w:val="1"/>
                <w:color w:val="000000"/>
                <w:sz w:val="24"/>
                <w:szCs w:val="24"/>
                <w:rtl w:val="0"/>
              </w:rPr>
              <w:t xml:space="preserve">Details of any religious denomination, the religious education provider, parents' rights to withdraw their child from religious education and collective worship and the alternative provision for these students ()</w:t>
            </w:r>
          </w:p>
          <w:p w:rsidR="00000000" w:rsidDel="00000000" w:rsidP="00000000" w:rsidRDefault="00000000" w:rsidRPr="00000000" w14:paraId="000000CC">
            <w:pPr>
              <w:pageBreakBefore w:val="0"/>
              <w:numPr>
                <w:ilvl w:val="0"/>
                <w:numId w:val="3"/>
              </w:numPr>
              <w:pBdr>
                <w:top w:space="0" w:sz="0" w:val="nil"/>
                <w:left w:space="0" w:sz="0" w:val="nil"/>
                <w:bottom w:space="0" w:sz="0" w:val="nil"/>
                <w:right w:space="0" w:sz="0" w:val="nil"/>
                <w:between w:space="0" w:sz="0" w:val="nil"/>
              </w:pBdr>
              <w:spacing w:line="24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Information on the Academy's policy on providing for students with Special Educational Needs and Disability (SEND) ()</w:t>
            </w:r>
          </w:p>
          <w:p w:rsidR="00000000" w:rsidDel="00000000" w:rsidP="00000000" w:rsidRDefault="00000000" w:rsidRPr="00000000" w14:paraId="000000CD">
            <w:pPr>
              <w:pageBreakBefore w:val="0"/>
              <w:numPr>
                <w:ilvl w:val="0"/>
                <w:numId w:val="3"/>
              </w:numPr>
              <w:pBdr>
                <w:top w:space="0" w:sz="0" w:val="nil"/>
                <w:left w:space="0" w:sz="0" w:val="nil"/>
                <w:bottom w:space="0" w:sz="0" w:val="nil"/>
                <w:right w:space="0" w:sz="0" w:val="nil"/>
                <w:between w:space="0" w:sz="0" w:val="nil"/>
              </w:pBdr>
              <w:spacing w:line="24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Information on the Academy's Equality Policy and Accessibility Plan</w:t>
            </w:r>
          </w:p>
          <w:p w:rsidR="00000000" w:rsidDel="00000000" w:rsidP="00000000" w:rsidRDefault="00000000" w:rsidRPr="00000000" w14:paraId="000000CE">
            <w:pPr>
              <w:pageBreakBefore w:val="0"/>
              <w:numPr>
                <w:ilvl w:val="0"/>
                <w:numId w:val="3"/>
              </w:numPr>
              <w:pBdr>
                <w:top w:space="0" w:sz="0" w:val="nil"/>
                <w:left w:space="0" w:sz="0" w:val="nil"/>
                <w:bottom w:space="0" w:sz="0" w:val="nil"/>
                <w:right w:space="0" w:sz="0" w:val="nil"/>
                <w:between w:space="0" w:sz="0" w:val="nil"/>
              </w:pBdr>
              <w:spacing w:line="24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Behaviour Policy ()</w:t>
            </w:r>
          </w:p>
          <w:p w:rsidR="00000000" w:rsidDel="00000000" w:rsidP="00000000" w:rsidRDefault="00000000" w:rsidRPr="00000000" w14:paraId="000000CF">
            <w:pPr>
              <w:pageBreakBefore w:val="0"/>
              <w:numPr>
                <w:ilvl w:val="0"/>
                <w:numId w:val="3"/>
              </w:numPr>
              <w:pBdr>
                <w:top w:space="0" w:sz="0" w:val="nil"/>
                <w:left w:space="0" w:sz="0" w:val="nil"/>
                <w:bottom w:space="0" w:sz="0" w:val="nil"/>
                <w:right w:space="0" w:sz="0" w:val="nil"/>
                <w:between w:space="0" w:sz="0" w:val="nil"/>
              </w:pBdr>
              <w:spacing w:line="24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Complaints Policy ()</w:t>
            </w:r>
          </w:p>
          <w:p w:rsidR="00000000" w:rsidDel="00000000" w:rsidP="00000000" w:rsidRDefault="00000000" w:rsidRPr="00000000" w14:paraId="000000D0">
            <w:pPr>
              <w:pageBreakBefore w:val="0"/>
              <w:numPr>
                <w:ilvl w:val="0"/>
                <w:numId w:val="3"/>
              </w:numPr>
              <w:pBdr>
                <w:top w:space="0" w:sz="0" w:val="nil"/>
                <w:left w:space="0" w:sz="0" w:val="nil"/>
                <w:bottom w:space="0" w:sz="0" w:val="nil"/>
                <w:right w:space="0" w:sz="0" w:val="nil"/>
                <w:between w:space="0" w:sz="0" w:val="nil"/>
              </w:pBdr>
              <w:spacing w:line="24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Charging and Remissions Policy ()</w:t>
            </w:r>
          </w:p>
          <w:p w:rsidR="00000000" w:rsidDel="00000000" w:rsidP="00000000" w:rsidRDefault="00000000" w:rsidRPr="00000000" w14:paraId="000000D1">
            <w:pPr>
              <w:pageBreakBefore w:val="0"/>
              <w:numPr>
                <w:ilvl w:val="0"/>
                <w:numId w:val="3"/>
              </w:numPr>
              <w:pBdr>
                <w:top w:space="0" w:sz="0" w:val="nil"/>
                <w:left w:space="0" w:sz="0" w:val="nil"/>
                <w:bottom w:space="0" w:sz="0" w:val="nil"/>
                <w:right w:space="0" w:sz="0" w:val="nil"/>
                <w:between w:space="0" w:sz="0" w:val="nil"/>
              </w:pBdr>
              <w:spacing w:line="24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Pupil Premium, details of funding received, plans for expenditure, evaluation of student outcomes ()</w:t>
            </w:r>
          </w:p>
          <w:p w:rsidR="00000000" w:rsidDel="00000000" w:rsidP="00000000" w:rsidRDefault="00000000" w:rsidRPr="00000000" w14:paraId="000000D2">
            <w:pPr>
              <w:pageBreakBefore w:val="0"/>
              <w:numPr>
                <w:ilvl w:val="0"/>
                <w:numId w:val="3"/>
              </w:numPr>
              <w:pBdr>
                <w:top w:space="0" w:sz="0" w:val="nil"/>
                <w:left w:space="0" w:sz="0" w:val="nil"/>
                <w:bottom w:space="0" w:sz="0" w:val="nil"/>
                <w:right w:space="0" w:sz="0" w:val="nil"/>
                <w:between w:space="0" w:sz="0" w:val="nil"/>
              </w:pBdr>
              <w:spacing w:line="24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PE Sports Premium Grant, details of funding, plans for expenditure, evaluation of student outcomes ()</w:t>
            </w:r>
          </w:p>
          <w:p w:rsidR="00000000" w:rsidDel="00000000" w:rsidP="00000000" w:rsidRDefault="00000000" w:rsidRPr="00000000" w14:paraId="000000D3">
            <w:pPr>
              <w:pageBreakBefore w:val="0"/>
              <w:numPr>
                <w:ilvl w:val="0"/>
                <w:numId w:val="3"/>
              </w:numPr>
              <w:pBdr>
                <w:top w:space="0" w:sz="0" w:val="nil"/>
                <w:left w:space="0" w:sz="0" w:val="nil"/>
                <w:bottom w:space="0" w:sz="0" w:val="nil"/>
                <w:right w:space="0" w:sz="0" w:val="nil"/>
                <w:between w:space="0" w:sz="0" w:val="nil"/>
              </w:pBdr>
              <w:spacing w:line="24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Year 7 Catch Up Funding, details of funding received, plans for expenditure, evaluation of student outcomes ()</w:t>
            </w:r>
          </w:p>
          <w:p w:rsidR="00000000" w:rsidDel="00000000" w:rsidP="00000000" w:rsidRDefault="00000000" w:rsidRPr="00000000" w14:paraId="000000D4">
            <w:pPr>
              <w:pageBreakBefore w:val="0"/>
              <w:numPr>
                <w:ilvl w:val="0"/>
                <w:numId w:val="3"/>
              </w:numPr>
              <w:pBdr>
                <w:top w:space="0" w:sz="0" w:val="nil"/>
                <w:left w:space="0" w:sz="0" w:val="nil"/>
                <w:bottom w:space="0" w:sz="0" w:val="nil"/>
                <w:right w:space="0" w:sz="0" w:val="nil"/>
                <w:between w:space="0" w:sz="0" w:val="nil"/>
              </w:pBdr>
              <w:spacing w:line="240" w:lineRule="auto"/>
              <w:ind w:left="720" w:hanging="360"/>
              <w:rPr>
                <w:color w:val="000000"/>
                <w:sz w:val="24"/>
                <w:szCs w:val="24"/>
                <w:u w:val="none"/>
              </w:rPr>
            </w:pPr>
            <w:r w:rsidDel="00000000" w:rsidR="00000000" w:rsidRPr="00000000">
              <w:rPr>
                <w:color w:val="000000"/>
                <w:sz w:val="24"/>
                <w:szCs w:val="24"/>
                <w:rtl w:val="0"/>
              </w:rPr>
              <w:t xml:space="preserve">Coronavirus Catch Up funding, details of funding received, plans for expenditure, evaluation of student outcomes ()</w:t>
            </w:r>
          </w:p>
          <w:p w:rsidR="00000000" w:rsidDel="00000000" w:rsidP="00000000" w:rsidRDefault="00000000" w:rsidRPr="00000000" w14:paraId="000000D5">
            <w:pPr>
              <w:pageBreakBefore w:val="0"/>
              <w:numPr>
                <w:ilvl w:val="0"/>
                <w:numId w:val="3"/>
              </w:numPr>
              <w:pBdr>
                <w:top w:space="0" w:sz="0" w:val="nil"/>
                <w:left w:space="0" w:sz="0" w:val="nil"/>
                <w:bottom w:space="0" w:sz="0" w:val="nil"/>
                <w:right w:space="0" w:sz="0" w:val="nil"/>
                <w:between w:space="0" w:sz="0" w:val="nil"/>
              </w:pBdr>
              <w:spacing w:line="24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Number of students on roll and information on student's authorised and unauthorised absence ()</w:t>
            </w:r>
          </w:p>
          <w:p w:rsidR="00000000" w:rsidDel="00000000" w:rsidP="00000000" w:rsidRDefault="00000000" w:rsidRPr="00000000" w14:paraId="000000D6">
            <w:pPr>
              <w:pageBreakBefore w:val="0"/>
              <w:numPr>
                <w:ilvl w:val="0"/>
                <w:numId w:val="3"/>
              </w:numPr>
              <w:pBdr>
                <w:top w:space="0" w:sz="0" w:val="nil"/>
                <w:left w:space="0" w:sz="0" w:val="nil"/>
                <w:bottom w:space="0" w:sz="0" w:val="nil"/>
                <w:right w:space="0" w:sz="0" w:val="nil"/>
                <w:between w:space="0" w:sz="0" w:val="nil"/>
              </w:pBdr>
              <w:spacing w:line="24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Link to the Academy's prospectus</w:t>
            </w:r>
          </w:p>
          <w:p w:rsidR="00000000" w:rsidDel="00000000" w:rsidP="00000000" w:rsidRDefault="00000000" w:rsidRPr="00000000" w14:paraId="000000D7">
            <w:pPr>
              <w:pageBreakBefore w:val="0"/>
              <w:numPr>
                <w:ilvl w:val="0"/>
                <w:numId w:val="3"/>
              </w:numPr>
              <w:pBdr>
                <w:top w:space="0" w:sz="0" w:val="nil"/>
                <w:left w:space="0" w:sz="0" w:val="nil"/>
                <w:bottom w:space="0" w:sz="0" w:val="nil"/>
                <w:right w:space="0" w:sz="0" w:val="nil"/>
                <w:between w:space="0" w:sz="0" w:val="nil"/>
              </w:pBdr>
              <w:spacing w:line="24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Information on extra-curricular activities, out of academy clubs, academy publications, leaflets, booklets, newsletters, services offered by the Academy for which a fee is payable</w:t>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pacing w:line="240" w:lineRule="auto"/>
              <w:ind w:left="360" w:hanging="720"/>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D9">
            <w:pPr>
              <w:pageBreakBefore w:val="0"/>
              <w:spacing w:line="240" w:lineRule="auto"/>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Financial Information – Academies must publish ()</w:t>
            </w:r>
          </w:p>
          <w:p w:rsidR="00000000" w:rsidDel="00000000" w:rsidP="00000000" w:rsidRDefault="00000000" w:rsidRPr="00000000" w14:paraId="000000D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6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Annual Report – the Trustees Annual Report and Financial Statements by 31 January</w:t>
            </w:r>
          </w:p>
          <w:p w:rsidR="00000000" w:rsidDel="00000000" w:rsidP="00000000" w:rsidRDefault="00000000" w:rsidRPr="00000000" w14:paraId="000000D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6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Annual audited accounts – included in the Trustees Annual Report</w:t>
            </w:r>
          </w:p>
          <w:p w:rsidR="00000000" w:rsidDel="00000000" w:rsidP="00000000" w:rsidRDefault="00000000" w:rsidRPr="00000000" w14:paraId="000000D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6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Memorandum of Association ()</w:t>
            </w:r>
          </w:p>
          <w:p w:rsidR="00000000" w:rsidDel="00000000" w:rsidP="00000000" w:rsidRDefault="00000000" w:rsidRPr="00000000" w14:paraId="000000D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6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Articles of Association ()</w:t>
            </w:r>
          </w:p>
          <w:p w:rsidR="00000000" w:rsidDel="00000000" w:rsidP="00000000" w:rsidRDefault="00000000" w:rsidRPr="00000000" w14:paraId="000000D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6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Names of charity trustees and members ()</w:t>
            </w:r>
          </w:p>
          <w:p w:rsidR="00000000" w:rsidDel="00000000" w:rsidP="00000000" w:rsidRDefault="00000000" w:rsidRPr="00000000" w14:paraId="000000D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240" w:before="0" w:line="240" w:lineRule="auto"/>
              <w:ind w:left="6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Funding Agreement ()</w:t>
            </w:r>
          </w:p>
          <w:p w:rsidR="00000000" w:rsidDel="00000000" w:rsidP="00000000" w:rsidRDefault="00000000" w:rsidRPr="00000000" w14:paraId="000000E0">
            <w:pPr>
              <w:pageBreakBefore w:val="0"/>
              <w:shd w:fill="ffffff" w:val="clear"/>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You can find more guidance about these in the </w:t>
            </w:r>
            <w:hyperlink r:id="rId9">
              <w:r w:rsidDel="00000000" w:rsidR="00000000" w:rsidRPr="00000000">
                <w:rPr>
                  <w:rFonts w:ascii="Calibri" w:cs="Calibri" w:eastAsia="Calibri" w:hAnsi="Calibri"/>
                  <w:color w:val="000000"/>
                  <w:sz w:val="24"/>
                  <w:szCs w:val="24"/>
                  <w:u w:val="single"/>
                  <w:rtl w:val="0"/>
                </w:rPr>
                <w:t xml:space="preserve">Academies financial handbook</w:t>
              </w:r>
            </w:hyperlink>
            <w:r w:rsidDel="00000000" w:rsidR="00000000" w:rsidRPr="00000000">
              <w:rPr>
                <w:rFonts w:ascii="Calibri" w:cs="Calibri" w:eastAsia="Calibri" w:hAnsi="Calibri"/>
                <w:color w:val="000000"/>
                <w:sz w:val="24"/>
                <w:szCs w:val="24"/>
                <w:rtl w:val="0"/>
              </w:rPr>
              <w:t xml:space="preserve">.</w:t>
            </w:r>
          </w:p>
          <w:p w:rsidR="00000000" w:rsidDel="00000000" w:rsidP="00000000" w:rsidRDefault="00000000" w:rsidRPr="00000000" w14:paraId="000000E1">
            <w:pPr>
              <w:pageBreakBefore w:val="0"/>
              <w:shd w:fill="ffffff" w:val="clear"/>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E2">
            <w:pPr>
              <w:pageBreakBefore w:val="0"/>
              <w:shd w:fill="ffffff" w:val="clear"/>
              <w:spacing w:line="240" w:lineRule="auto"/>
              <w:rPr>
                <w:rFonts w:ascii="Calibri" w:cs="Calibri" w:eastAsia="Calibri" w:hAnsi="Calibri"/>
                <w:color w:val="000000"/>
                <w:sz w:val="24"/>
                <w:szCs w:val="24"/>
              </w:rPr>
            </w:pPr>
            <w:bookmarkStart w:colFirst="0" w:colLast="0" w:name="_30j0zll" w:id="2"/>
            <w:bookmarkEnd w:id="2"/>
            <w:r w:rsidDel="00000000" w:rsidR="00000000" w:rsidRPr="00000000">
              <w:rPr>
                <w:rFonts w:ascii="Calibri" w:cs="Calibri" w:eastAsia="Calibri" w:hAnsi="Calibri"/>
                <w:b w:val="1"/>
                <w:color w:val="000000"/>
                <w:sz w:val="24"/>
                <w:szCs w:val="24"/>
                <w:rtl w:val="0"/>
              </w:rPr>
              <w:t xml:space="preserve">The Curriculum</w:t>
            </w:r>
            <w:r w:rsidDel="00000000" w:rsidR="00000000" w:rsidRPr="00000000">
              <w:rPr>
                <w:rFonts w:ascii="Calibri" w:cs="Calibri" w:eastAsia="Calibri" w:hAnsi="Calibri"/>
                <w:color w:val="000000"/>
                <w:sz w:val="24"/>
                <w:szCs w:val="24"/>
                <w:rtl w:val="0"/>
              </w:rPr>
              <w:t xml:space="preserve"> – Academies must publish ()</w:t>
            </w:r>
          </w:p>
          <w:p w:rsidR="00000000" w:rsidDel="00000000" w:rsidP="00000000" w:rsidRDefault="00000000" w:rsidRPr="00000000" w14:paraId="000000E3">
            <w:pPr>
              <w:pageBreakBefore w:val="0"/>
              <w:shd w:fill="ffffff" w:val="clear"/>
              <w:spacing w:after="75" w:line="240" w:lineRule="auto"/>
              <w:ind w:left="-60"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content of the curriculum your school follows in each academic year for every subject, including for mandatory subjects such as Religious Education even if it's taught as part of another subject or subjects or is called something else</w:t>
            </w:r>
          </w:p>
          <w:p w:rsidR="00000000" w:rsidDel="00000000" w:rsidP="00000000" w:rsidRDefault="00000000" w:rsidRPr="00000000" w14:paraId="000000E4">
            <w:pPr>
              <w:pageBreakBefore w:val="0"/>
              <w:shd w:fill="ffffff" w:val="clear"/>
              <w:spacing w:after="75" w:line="240" w:lineRule="auto"/>
              <w:ind w:left="-60"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Academy's approach to the curriculum</w:t>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ffffff" w:val="clear"/>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How parents or other members of the public can find out more about the curriculum your school is following.</w:t>
            </w:r>
          </w:p>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ffffff" w:val="clear"/>
              <w:spacing w:line="240" w:lineRule="auto"/>
              <w:rPr>
                <w:rFonts w:ascii="Calibri" w:cs="Calibri" w:eastAsia="Calibri" w:hAnsi="Calibri"/>
                <w:color w:val="000000"/>
                <w:sz w:val="29"/>
                <w:szCs w:val="29"/>
              </w:rPr>
            </w:pPr>
            <w:r w:rsidDel="00000000" w:rsidR="00000000" w:rsidRPr="00000000">
              <w:rPr>
                <w:rFonts w:ascii="Calibri" w:cs="Calibri" w:eastAsia="Calibri" w:hAnsi="Calibri"/>
                <w:color w:val="000000"/>
                <w:sz w:val="29"/>
                <w:szCs w:val="29"/>
                <w:rtl w:val="0"/>
              </w:rPr>
              <w:t xml:space="preserve"> </w:t>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ffffff" w:val="clear"/>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DfE </w:t>
            </w:r>
            <w:r w:rsidDel="00000000" w:rsidR="00000000" w:rsidRPr="00000000">
              <w:rPr>
                <w:rFonts w:ascii="Calibri" w:cs="Calibri" w:eastAsia="Calibri" w:hAnsi="Calibri"/>
                <w:b w:val="1"/>
                <w:color w:val="000000"/>
                <w:sz w:val="24"/>
                <w:szCs w:val="24"/>
                <w:rtl w:val="0"/>
              </w:rPr>
              <w:t xml:space="preserve">recommends </w:t>
            </w:r>
            <w:r w:rsidDel="00000000" w:rsidR="00000000" w:rsidRPr="00000000">
              <w:rPr>
                <w:rFonts w:ascii="Calibri" w:cs="Calibri" w:eastAsia="Calibri" w:hAnsi="Calibri"/>
                <w:color w:val="000000"/>
                <w:sz w:val="24"/>
                <w:szCs w:val="24"/>
                <w:rtl w:val="0"/>
              </w:rPr>
              <w:t xml:space="preserve">that academies publish the following (relevant to the academy key stage provision):</w:t>
            </w:r>
          </w:p>
          <w:p w:rsidR="00000000" w:rsidDel="00000000" w:rsidP="00000000" w:rsidRDefault="00000000" w:rsidRPr="00000000" w14:paraId="000000E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6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names of any phonics or reading schemes you are using in key stage 1</w:t>
            </w:r>
          </w:p>
          <w:p w:rsidR="00000000" w:rsidDel="00000000" w:rsidP="00000000" w:rsidRDefault="00000000" w:rsidRPr="00000000" w14:paraId="000000E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6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list of the courses available to pupils at key stage 4, including GCSEs</w:t>
            </w:r>
          </w:p>
          <w:p w:rsidR="00000000" w:rsidDel="00000000" w:rsidP="00000000" w:rsidRDefault="00000000" w:rsidRPr="00000000" w14:paraId="000000E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240" w:before="0" w:line="240" w:lineRule="auto"/>
              <w:ind w:left="6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16 to 19 qualifications you offer</w:t>
            </w:r>
          </w:p>
          <w:p w:rsidR="00000000" w:rsidDel="00000000" w:rsidP="00000000" w:rsidRDefault="00000000" w:rsidRPr="00000000" w14:paraId="000000EB">
            <w:pPr>
              <w:pageBreakBefore w:val="0"/>
              <w:shd w:fill="ffffff" w:val="clear"/>
              <w:spacing w:after="75" w:line="240" w:lineRule="auto"/>
              <w:ind w:left="300" w:firstLine="0"/>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EC">
            <w:pPr>
              <w:pageBreakBefore w:val="0"/>
              <w:shd w:fill="ffffff" w:val="clear"/>
              <w:spacing w:after="75" w:line="240" w:lineRule="auto"/>
              <w:ind w:left="-60" w:firstLine="0"/>
              <w:rPr>
                <w:rFonts w:ascii="Calibri" w:cs="Calibri" w:eastAsia="Calibri" w:hAnsi="Calibri"/>
                <w:color w:val="000000"/>
                <w:sz w:val="24"/>
                <w:szCs w:val="24"/>
              </w:rPr>
            </w:pPr>
            <w:r w:rsidDel="00000000" w:rsidR="00000000" w:rsidRPr="00000000">
              <w:rPr>
                <w:rFonts w:ascii="Calibri" w:cs="Calibri" w:eastAsia="Calibri" w:hAnsi="Calibri"/>
                <w:b w:val="1"/>
                <w:color w:val="000000"/>
                <w:sz w:val="24"/>
                <w:szCs w:val="24"/>
                <w:rtl w:val="0"/>
              </w:rPr>
              <w:t xml:space="preserve">National Curriculum assessment results or appropriate key stages, with national summary scores</w:t>
            </w:r>
            <w:r w:rsidDel="00000000" w:rsidR="00000000" w:rsidRPr="00000000">
              <w:rPr>
                <w:rFonts w:ascii="Calibri" w:cs="Calibri" w:eastAsia="Calibri" w:hAnsi="Calibri"/>
                <w:color w:val="000000"/>
                <w:sz w:val="24"/>
                <w:szCs w:val="24"/>
                <w:rtl w:val="0"/>
              </w:rPr>
              <w:t xml:space="preserve"> () </w:t>
            </w:r>
            <w:r w:rsidDel="00000000" w:rsidR="00000000" w:rsidRPr="00000000">
              <w:rPr>
                <w:rFonts w:ascii="Calibri" w:cs="Calibri" w:eastAsia="Calibri" w:hAnsi="Calibri"/>
                <w:b w:val="1"/>
                <w:color w:val="000000"/>
                <w:sz w:val="24"/>
                <w:szCs w:val="24"/>
                <w:rtl w:val="0"/>
              </w:rPr>
              <w:t xml:space="preserve">as detailed below:</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8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percentage of pupils who've achieved the expected standard in reading, writing and maths</w:t>
            </w:r>
          </w:p>
          <w:p w:rsidR="00000000" w:rsidDel="00000000" w:rsidP="00000000" w:rsidRDefault="00000000" w:rsidRPr="00000000" w14:paraId="000000E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8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average progress that pupils have made in reading between KS1 and KS2</w:t>
            </w:r>
          </w:p>
          <w:p w:rsidR="00000000" w:rsidDel="00000000" w:rsidP="00000000" w:rsidRDefault="00000000" w:rsidRPr="00000000" w14:paraId="000000E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8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average progress that pupils have made in writing between KS1 and KS2</w:t>
            </w:r>
          </w:p>
          <w:p w:rsidR="00000000" w:rsidDel="00000000" w:rsidP="00000000" w:rsidRDefault="00000000" w:rsidRPr="00000000" w14:paraId="000000F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8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average progress that pupils have made in maths between KS1 and KS2</w:t>
            </w:r>
          </w:p>
          <w:p w:rsidR="00000000" w:rsidDel="00000000" w:rsidP="00000000" w:rsidRDefault="00000000" w:rsidRPr="00000000" w14:paraId="000000F1">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80" w:lineRule="auto"/>
              <w:ind w:left="1440" w:right="0" w:hanging="360"/>
              <w:jc w:val="left"/>
              <w:rPr>
                <w:rFonts w:ascii="Arial" w:cs="Arial" w:eastAsia="Arial" w:hAnsi="Arial"/>
                <w:b w:val="1"/>
                <w:i w:val="1"/>
                <w:color w:val="000000"/>
                <w:sz w:val="20"/>
                <w:szCs w:val="20"/>
              </w:rPr>
            </w:pPr>
            <w:r w:rsidDel="00000000" w:rsidR="00000000" w:rsidRPr="00000000">
              <w:rPr>
                <w:rFonts w:ascii="Arial" w:cs="Arial" w:eastAsia="Arial" w:hAnsi="Arial"/>
                <w:b w:val="1"/>
                <w:i w:val="1"/>
                <w:color w:val="000000"/>
                <w:sz w:val="20"/>
                <w:szCs w:val="20"/>
                <w:rtl w:val="0"/>
              </w:rPr>
              <w:t xml:space="preserve">KS2 results do not have to be published for 2021/22</w:t>
            </w:r>
          </w:p>
          <w:p w:rsidR="00000000" w:rsidDel="00000000" w:rsidP="00000000" w:rsidRDefault="00000000" w:rsidRPr="00000000" w14:paraId="000000F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8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percentage of pupils who've achieved a higher standard in reading, writing and maths</w:t>
            </w:r>
          </w:p>
          <w:p w:rsidR="00000000" w:rsidDel="00000000" w:rsidP="00000000" w:rsidRDefault="00000000" w:rsidRPr="00000000" w14:paraId="000000F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8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your pupils' average scaled score in the reading test</w:t>
            </w:r>
          </w:p>
          <w:p w:rsidR="00000000" w:rsidDel="00000000" w:rsidP="00000000" w:rsidRDefault="00000000" w:rsidRPr="00000000" w14:paraId="000000F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8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your pupils' average scaled score in the maths test</w:t>
            </w:r>
          </w:p>
          <w:p w:rsidR="00000000" w:rsidDel="00000000" w:rsidP="00000000" w:rsidRDefault="00000000" w:rsidRPr="00000000" w14:paraId="000000F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8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your school's progress 8 </w:t>
            </w:r>
            <w:hyperlink r:id="rId10">
              <w:r w:rsidDel="00000000" w:rsidR="00000000" w:rsidRPr="00000000">
                <w:rPr>
                  <w:rFonts w:ascii="Arial" w:cs="Arial" w:eastAsia="Arial" w:hAnsi="Arial"/>
                  <w:b w:val="0"/>
                  <w:i w:val="0"/>
                  <w:smallCaps w:val="0"/>
                  <w:strike w:val="0"/>
                  <w:color w:val="000000"/>
                  <w:sz w:val="20"/>
                  <w:szCs w:val="20"/>
                  <w:u w:val="single"/>
                  <w:shd w:fill="auto" w:val="clear"/>
                  <w:vertAlign w:val="baseline"/>
                  <w:rtl w:val="0"/>
                </w:rPr>
                <w:t xml:space="preserve">score</w:t>
              </w:r>
            </w:hyperlink>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8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your school's attainment 8 </w:t>
            </w:r>
            <w:hyperlink r:id="rId11">
              <w:r w:rsidDel="00000000" w:rsidR="00000000" w:rsidRPr="00000000">
                <w:rPr>
                  <w:rFonts w:ascii="Arial" w:cs="Arial" w:eastAsia="Arial" w:hAnsi="Arial"/>
                  <w:b w:val="0"/>
                  <w:i w:val="0"/>
                  <w:smallCaps w:val="0"/>
                  <w:strike w:val="0"/>
                  <w:color w:val="000000"/>
                  <w:sz w:val="20"/>
                  <w:szCs w:val="20"/>
                  <w:u w:val="single"/>
                  <w:shd w:fill="auto" w:val="clear"/>
                  <w:vertAlign w:val="baseline"/>
                  <w:rtl w:val="0"/>
                </w:rPr>
                <w:t xml:space="preserve">score</w:t>
              </w:r>
            </w:hyperlink>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8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percentage of pupils who've achieved a strong pass (grade 5 or above) in English and maths at the end of KS4</w:t>
            </w:r>
          </w:p>
          <w:p w:rsidR="00000000" w:rsidDel="00000000" w:rsidP="00000000" w:rsidRDefault="00000000" w:rsidRPr="00000000" w14:paraId="000000F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8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percentage of pupils entering for the English Baccalaureate (EBacc). To enter the EBacc, pupils must take up to 8 GCSEs or equivalents, across the 5 subject 'pillars' of English language and English literature, maths, sciences, a language and history or geography</w:t>
            </w:r>
          </w:p>
          <w:p w:rsidR="00000000" w:rsidDel="00000000" w:rsidP="00000000" w:rsidRDefault="00000000" w:rsidRPr="00000000" w14:paraId="000000F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80" w:lineRule="auto"/>
              <w:ind w:left="720" w:right="0" w:hanging="360"/>
              <w:jc w:val="left"/>
              <w:rPr>
                <w:rFonts w:ascii="Arial" w:cs="Arial" w:eastAsia="Arial" w:hAnsi="Arial"/>
                <w:b w:val="0"/>
                <w:i w:val="0"/>
                <w:smallCaps w:val="0"/>
                <w:strike w:val="0"/>
                <w:color w:val="000000"/>
                <w:sz w:val="29"/>
                <w:szCs w:val="29"/>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percentage of pupils who've achieved the English Baccalaureate. In 2017, this was the percentage of pupils achieving the EBacc, so pupils who got a grade 5 or above in English and maths, and a grade C or above in the science, humanities and language pillars of the EBacc. In 2018, the EBacc attainment measure will change to an average point score (EBacc APS), showing pupils' point scores across the 5 pillars of the EBacc</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80" w:lineRule="auto"/>
              <w:ind w:left="720" w:right="0" w:hanging="360"/>
              <w:jc w:val="left"/>
              <w:rPr>
                <w:rFonts w:ascii="Arial" w:cs="Arial" w:eastAsia="Arial" w:hAnsi="Arial"/>
                <w:b w:val="0"/>
                <w:i w:val="0"/>
                <w:smallCaps w:val="0"/>
                <w:strike w:val="0"/>
                <w:color w:val="000000"/>
                <w:sz w:val="29"/>
                <w:szCs w:val="29"/>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percentage of students staying in education or employment after key stage 4 (destinations)</w:t>
            </w:r>
            <w:r w:rsidDel="00000000" w:rsidR="00000000" w:rsidRPr="00000000">
              <w:rPr>
                <w:rtl w:val="0"/>
              </w:rPr>
            </w:r>
          </w:p>
          <w:p w:rsidR="00000000" w:rsidDel="00000000" w:rsidP="00000000" w:rsidRDefault="00000000" w:rsidRPr="00000000" w14:paraId="000000FB">
            <w:pPr>
              <w:pageBreakBefore w:val="0"/>
              <w:shd w:fill="ffffff" w:val="clear"/>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FC">
            <w:pPr>
              <w:pageBreakBefore w:val="0"/>
              <w:shd w:fill="ffffff" w:val="clear"/>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Academies with Sixth Forms, must publish a link to their </w:t>
            </w:r>
            <w:hyperlink r:id="rId12">
              <w:r w:rsidDel="00000000" w:rsidR="00000000" w:rsidRPr="00000000">
                <w:rPr>
                  <w:rFonts w:ascii="Calibri" w:cs="Calibri" w:eastAsia="Calibri" w:hAnsi="Calibri"/>
                  <w:color w:val="000000"/>
                  <w:sz w:val="24"/>
                  <w:szCs w:val="24"/>
                  <w:u w:val="single"/>
                  <w:shd w:fill="ffdd00" w:val="clear"/>
                  <w:rtl w:val="0"/>
                </w:rPr>
                <w:t xml:space="preserve">16 to 18 performance tables page</w:t>
              </w:r>
            </w:hyperlink>
            <w:r w:rsidDel="00000000" w:rsidR="00000000" w:rsidRPr="00000000">
              <w:rPr>
                <w:rFonts w:ascii="Calibri" w:cs="Calibri" w:eastAsia="Calibri" w:hAnsi="Calibri"/>
                <w:color w:val="000000"/>
                <w:sz w:val="24"/>
                <w:szCs w:val="24"/>
                <w:rtl w:val="0"/>
              </w:rPr>
              <w:t xml:space="preserve">. ()</w:t>
            </w:r>
          </w:p>
          <w:p w:rsidR="00000000" w:rsidDel="00000000" w:rsidP="00000000" w:rsidRDefault="00000000" w:rsidRPr="00000000" w14:paraId="000000FD">
            <w:pPr>
              <w:pageBreakBefore w:val="0"/>
              <w:spacing w:line="240" w:lineRule="auto"/>
              <w:rPr>
                <w:rFonts w:ascii="Calibri" w:cs="Calibri" w:eastAsia="Calibri" w:hAnsi="Calibri"/>
                <w:b w:val="1"/>
                <w:color w:val="000000"/>
                <w:sz w:val="24"/>
                <w:szCs w:val="24"/>
              </w:rPr>
            </w:pPr>
            <w:r w:rsidDel="00000000" w:rsidR="00000000" w:rsidRPr="00000000">
              <w:rPr>
                <w:rtl w:val="0"/>
              </w:rPr>
            </w:r>
          </w:p>
        </w:tc>
        <w:tc>
          <w:tcPr/>
          <w:p w:rsidR="00000000" w:rsidDel="00000000" w:rsidP="00000000" w:rsidRDefault="00000000" w:rsidRPr="00000000" w14:paraId="000000FE">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Website</w:t>
            </w:r>
          </w:p>
          <w:p w:rsidR="00000000" w:rsidDel="00000000" w:rsidP="00000000" w:rsidRDefault="00000000" w:rsidRPr="00000000" w14:paraId="000000FF">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00">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01">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02">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03">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04">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05">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06">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07">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08">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09">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0A">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0B">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0C">
            <w:pPr>
              <w:pageBreakBefore w:val="0"/>
              <w:spacing w:line="240" w:lineRule="auto"/>
              <w:rPr>
                <w:rFonts w:ascii="Calibri" w:cs="Calibri" w:eastAsia="Calibri" w:hAnsi="Calibri"/>
                <w:color w:val="000000"/>
                <w:sz w:val="24"/>
                <w:szCs w:val="24"/>
              </w:rPr>
            </w:pPr>
            <w:hyperlink r:id="rId13">
              <w:r w:rsidDel="00000000" w:rsidR="00000000" w:rsidRPr="00000000">
                <w:rPr>
                  <w:rFonts w:ascii="Calibri" w:cs="Calibri" w:eastAsia="Calibri" w:hAnsi="Calibri"/>
                  <w:color w:val="000000"/>
                  <w:sz w:val="24"/>
                  <w:szCs w:val="24"/>
                  <w:highlight w:val="white"/>
                  <w:u w:val="single"/>
                  <w:rtl w:val="0"/>
                </w:rPr>
                <w:t xml:space="preserve">templates on GOV.UK</w:t>
              </w:r>
            </w:hyperlink>
            <w:r w:rsidDel="00000000" w:rsidR="00000000" w:rsidRPr="00000000">
              <w:rPr>
                <w:rtl w:val="0"/>
              </w:rPr>
            </w:r>
          </w:p>
          <w:p w:rsidR="00000000" w:rsidDel="00000000" w:rsidP="00000000" w:rsidRDefault="00000000" w:rsidRPr="00000000" w14:paraId="0000010D">
            <w:pPr>
              <w:pageBreakBefore w:val="0"/>
              <w:spacing w:line="240" w:lineRule="auto"/>
              <w:rPr>
                <w:rFonts w:ascii="Calibri" w:cs="Calibri" w:eastAsia="Calibri" w:hAnsi="Calibri"/>
                <w:color w:val="000000"/>
                <w:sz w:val="24"/>
                <w:szCs w:val="24"/>
              </w:rPr>
            </w:pPr>
            <w:hyperlink r:id="rId14">
              <w:r w:rsidDel="00000000" w:rsidR="00000000" w:rsidRPr="00000000">
                <w:rPr>
                  <w:rFonts w:ascii="Calibri" w:cs="Calibri" w:eastAsia="Calibri" w:hAnsi="Calibri"/>
                  <w:color w:val="000000"/>
                  <w:sz w:val="24"/>
                  <w:szCs w:val="24"/>
                  <w:highlight w:val="white"/>
                  <w:u w:val="single"/>
                  <w:rtl w:val="0"/>
                </w:rPr>
                <w:t xml:space="preserve">pupil premium guide</w:t>
              </w:r>
            </w:hyperlink>
            <w:r w:rsidDel="00000000" w:rsidR="00000000" w:rsidRPr="00000000">
              <w:rPr>
                <w:rtl w:val="0"/>
              </w:rPr>
            </w:r>
          </w:p>
          <w:p w:rsidR="00000000" w:rsidDel="00000000" w:rsidP="00000000" w:rsidRDefault="00000000" w:rsidRPr="00000000" w14:paraId="0000010E">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0F">
            <w:pPr>
              <w:pageBreakBefore w:val="0"/>
              <w:spacing w:line="240" w:lineRule="auto"/>
              <w:rPr>
                <w:rFonts w:ascii="Calibri" w:cs="Calibri" w:eastAsia="Calibri" w:hAnsi="Calibri"/>
                <w:color w:val="000000"/>
                <w:sz w:val="24"/>
                <w:szCs w:val="24"/>
              </w:rPr>
            </w:pPr>
            <w:hyperlink r:id="rId15">
              <w:r w:rsidDel="00000000" w:rsidR="00000000" w:rsidRPr="00000000">
                <w:rPr>
                  <w:rFonts w:ascii="Calibri" w:cs="Calibri" w:eastAsia="Calibri" w:hAnsi="Calibri"/>
                  <w:color w:val="000000"/>
                  <w:sz w:val="24"/>
                  <w:szCs w:val="24"/>
                  <w:u w:val="single"/>
                  <w:rtl w:val="0"/>
                </w:rPr>
                <w:t xml:space="preserve">PE and sport premium funding</w:t>
              </w:r>
            </w:hyperlink>
            <w:r w:rsidDel="00000000" w:rsidR="00000000" w:rsidRPr="00000000">
              <w:rPr>
                <w:rtl w:val="0"/>
              </w:rPr>
            </w:r>
          </w:p>
          <w:p w:rsidR="00000000" w:rsidDel="00000000" w:rsidP="00000000" w:rsidRDefault="00000000" w:rsidRPr="00000000" w14:paraId="00000110">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11">
            <w:pPr>
              <w:pageBreakBefore w:val="0"/>
              <w:spacing w:line="240" w:lineRule="auto"/>
              <w:rPr>
                <w:rFonts w:ascii="Calibri" w:cs="Calibri" w:eastAsia="Calibri" w:hAnsi="Calibri"/>
                <w:color w:val="000000"/>
                <w:sz w:val="24"/>
                <w:szCs w:val="24"/>
              </w:rPr>
            </w:pPr>
            <w:hyperlink r:id="rId16">
              <w:r w:rsidDel="00000000" w:rsidR="00000000" w:rsidRPr="00000000">
                <w:rPr>
                  <w:rFonts w:ascii="Calibri" w:cs="Calibri" w:eastAsia="Calibri" w:hAnsi="Calibri"/>
                  <w:color w:val="000000"/>
                  <w:sz w:val="24"/>
                  <w:szCs w:val="24"/>
                  <w:u w:val="single"/>
                  <w:rtl w:val="0"/>
                </w:rPr>
                <w:t xml:space="preserve">year 7 literacy and numeracy catch-up premium funding</w:t>
              </w:r>
            </w:hyperlink>
            <w:r w:rsidDel="00000000" w:rsidR="00000000" w:rsidRPr="00000000">
              <w:rPr>
                <w:rtl w:val="0"/>
              </w:rPr>
            </w:r>
          </w:p>
          <w:p w:rsidR="00000000" w:rsidDel="00000000" w:rsidP="00000000" w:rsidRDefault="00000000" w:rsidRPr="00000000" w14:paraId="00000112">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13">
            <w:pPr>
              <w:pageBreakBefore w:val="0"/>
              <w:spacing w:line="240" w:lineRule="auto"/>
              <w:rPr>
                <w:rFonts w:ascii="Calibri" w:cs="Calibri" w:eastAsia="Calibri" w:hAnsi="Calibri"/>
                <w:color w:val="000000"/>
                <w:sz w:val="24"/>
                <w:szCs w:val="24"/>
              </w:rPr>
            </w:pPr>
            <w:hyperlink r:id="rId17">
              <w:r w:rsidDel="00000000" w:rsidR="00000000" w:rsidRPr="00000000">
                <w:rPr>
                  <w:rFonts w:ascii="Calibri" w:cs="Calibri" w:eastAsia="Calibri" w:hAnsi="Calibri"/>
                  <w:color w:val="000000"/>
                  <w:sz w:val="24"/>
                  <w:szCs w:val="24"/>
                  <w:highlight w:val="white"/>
                  <w:u w:val="single"/>
                  <w:rtl w:val="0"/>
                </w:rPr>
                <w:t xml:space="preserve">templates on GOV.UK</w:t>
              </w:r>
            </w:hyperlink>
            <w:r w:rsidDel="00000000" w:rsidR="00000000" w:rsidRPr="00000000">
              <w:rPr>
                <w:rtl w:val="0"/>
              </w:rPr>
            </w:r>
          </w:p>
          <w:p w:rsidR="00000000" w:rsidDel="00000000" w:rsidP="00000000" w:rsidRDefault="00000000" w:rsidRPr="00000000" w14:paraId="00000114">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15">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16">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17">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18">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19">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Website</w:t>
            </w:r>
          </w:p>
          <w:p w:rsidR="00000000" w:rsidDel="00000000" w:rsidP="00000000" w:rsidRDefault="00000000" w:rsidRPr="00000000" w14:paraId="0000011A">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1B">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1C">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1D">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1E">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1F">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20">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Website</w:t>
            </w:r>
          </w:p>
          <w:p w:rsidR="00000000" w:rsidDel="00000000" w:rsidP="00000000" w:rsidRDefault="00000000" w:rsidRPr="00000000" w14:paraId="00000121">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22">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23">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24">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25">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26">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27">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28">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29">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Website</w:t>
            </w:r>
          </w:p>
          <w:p w:rsidR="00000000" w:rsidDel="00000000" w:rsidP="00000000" w:rsidRDefault="00000000" w:rsidRPr="00000000" w14:paraId="0000012A">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2B">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2C">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2D">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2E">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2F">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30">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31">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32">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33">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34">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35">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36">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37">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38">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39">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3A">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3B">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3C">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3D">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3E">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3F">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40">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Website</w:t>
            </w:r>
          </w:p>
          <w:p w:rsidR="00000000" w:rsidDel="00000000" w:rsidP="00000000" w:rsidRDefault="00000000" w:rsidRPr="00000000" w14:paraId="00000141">
            <w:pPr>
              <w:pageBreakBefore w:val="0"/>
              <w:spacing w:line="240" w:lineRule="auto"/>
              <w:rPr>
                <w:rFonts w:ascii="Calibri" w:cs="Calibri" w:eastAsia="Calibri" w:hAnsi="Calibri"/>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42">
            <w:pPr>
              <w:pageBreakBefore w:val="0"/>
              <w:spacing w:line="240" w:lineRule="auto"/>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Information provided by the Academy –  Trustees </w:t>
            </w:r>
          </w:p>
          <w:p w:rsidR="00000000" w:rsidDel="00000000" w:rsidP="00000000" w:rsidRDefault="00000000" w:rsidRPr="00000000" w14:paraId="0000014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8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Details of the Trust Body membership, including names and addresses of the Chair of the Trust and the Clerk to the Trust Board (not private contact details) </w:t>
            </w:r>
          </w:p>
          <w:p w:rsidR="00000000" w:rsidDel="00000000" w:rsidP="00000000" w:rsidRDefault="00000000" w:rsidRPr="00000000" w14:paraId="0000014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8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Details of how to contact the trustees via the Academy</w:t>
            </w:r>
          </w:p>
          <w:p w:rsidR="00000000" w:rsidDel="00000000" w:rsidP="00000000" w:rsidRDefault="00000000" w:rsidRPr="00000000" w14:paraId="0000014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8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Minutes of Trust Board minutes including sub-committees</w:t>
            </w:r>
          </w:p>
          <w:p w:rsidR="00000000" w:rsidDel="00000000" w:rsidP="00000000" w:rsidRDefault="00000000" w:rsidRPr="00000000" w14:paraId="0000014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8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 record of gifts accepted by academy employees and members of the Trust Board</w:t>
            </w:r>
          </w:p>
          <w:p w:rsidR="00000000" w:rsidDel="00000000" w:rsidP="00000000" w:rsidRDefault="00000000" w:rsidRPr="00000000" w14:paraId="0000014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8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Details of what can be claimed by trustees</w:t>
            </w:r>
          </w:p>
          <w:p w:rsidR="00000000" w:rsidDel="00000000" w:rsidP="00000000" w:rsidRDefault="00000000" w:rsidRPr="00000000" w14:paraId="0000014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8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 record of expenses that have been claimed by trustees</w:t>
            </w:r>
          </w:p>
          <w:p w:rsidR="00000000" w:rsidDel="00000000" w:rsidP="00000000" w:rsidRDefault="00000000" w:rsidRPr="00000000" w14:paraId="0000014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8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 record of payments made to individual trustees</w:t>
            </w:r>
          </w:p>
          <w:p w:rsidR="00000000" w:rsidDel="00000000" w:rsidP="00000000" w:rsidRDefault="00000000" w:rsidRPr="00000000" w14:paraId="0000014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8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 report detailing Gender pay gap, as presented to Trustees (for organisations with more than 250 employees)</w:t>
            </w:r>
          </w:p>
          <w:p w:rsidR="00000000" w:rsidDel="00000000" w:rsidP="00000000" w:rsidRDefault="00000000" w:rsidRPr="00000000" w14:paraId="0000014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8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Any major proposals for the future of the Academy e.g. consultation to convert to Academy status, change of status, additional Key Stage, change to Local Authority agreed Pupil Admission Number (PAN).  Any such items would be included in Minutes</w:t>
            </w:r>
          </w:p>
          <w:p w:rsidR="00000000" w:rsidDel="00000000" w:rsidP="00000000" w:rsidRDefault="00000000" w:rsidRPr="00000000" w14:paraId="0000014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8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 overview of what security measures the Academy has in place to ensure the safety of its students, staff and premises</w:t>
            </w:r>
          </w:p>
          <w:p w:rsidR="00000000" w:rsidDel="00000000" w:rsidP="00000000" w:rsidRDefault="00000000" w:rsidRPr="00000000" w14:paraId="0000014D">
            <w:pPr>
              <w:pageBreakBefore w:val="0"/>
              <w:spacing w:line="240" w:lineRule="auto"/>
              <w:rPr>
                <w:rFonts w:ascii="Calibri" w:cs="Calibri" w:eastAsia="Calibri" w:hAnsi="Calibri"/>
                <w:b w:val="1"/>
                <w:color w:val="000000"/>
                <w:sz w:val="24"/>
                <w:szCs w:val="24"/>
              </w:rPr>
            </w:pPr>
            <w:r w:rsidDel="00000000" w:rsidR="00000000" w:rsidRPr="00000000">
              <w:rPr>
                <w:rtl w:val="0"/>
              </w:rPr>
            </w:r>
          </w:p>
        </w:tc>
        <w:tc>
          <w:tcPr/>
          <w:p w:rsidR="00000000" w:rsidDel="00000000" w:rsidP="00000000" w:rsidRDefault="00000000" w:rsidRPr="00000000" w14:paraId="0000014E">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4F">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Website/link to GIAS</w:t>
            </w:r>
          </w:p>
          <w:p w:rsidR="00000000" w:rsidDel="00000000" w:rsidP="00000000" w:rsidRDefault="00000000" w:rsidRPr="00000000" w14:paraId="00000150">
            <w:pPr>
              <w:pageBreakBefore w:val="0"/>
              <w:spacing w:line="240" w:lineRule="auto"/>
              <w:rPr>
                <w:color w:val="000000"/>
                <w:sz w:val="24"/>
                <w:szCs w:val="24"/>
              </w:rPr>
            </w:pPr>
            <w:r w:rsidDel="00000000" w:rsidR="00000000" w:rsidRPr="00000000">
              <w:rPr>
                <w:rtl w:val="0"/>
              </w:rPr>
            </w:r>
          </w:p>
          <w:p w:rsidR="00000000" w:rsidDel="00000000" w:rsidP="00000000" w:rsidRDefault="00000000" w:rsidRPr="00000000" w14:paraId="00000151">
            <w:pPr>
              <w:pageBreakBefore w:val="0"/>
              <w:spacing w:line="240" w:lineRule="auto"/>
              <w:rPr>
                <w:color w:val="000000"/>
                <w:sz w:val="24"/>
                <w:szCs w:val="24"/>
              </w:rPr>
            </w:pPr>
            <w:r w:rsidDel="00000000" w:rsidR="00000000" w:rsidRPr="00000000">
              <w:rPr>
                <w:rtl w:val="0"/>
              </w:rPr>
            </w:r>
          </w:p>
          <w:p w:rsidR="00000000" w:rsidDel="00000000" w:rsidP="00000000" w:rsidRDefault="00000000" w:rsidRPr="00000000" w14:paraId="00000152">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Website</w:t>
            </w:r>
          </w:p>
          <w:p w:rsidR="00000000" w:rsidDel="00000000" w:rsidP="00000000" w:rsidRDefault="00000000" w:rsidRPr="00000000" w14:paraId="00000153">
            <w:pPr>
              <w:pageBreakBefore w:val="0"/>
              <w:spacing w:line="240" w:lineRule="auto"/>
              <w:rPr>
                <w:color w:val="000000"/>
                <w:sz w:val="24"/>
                <w:szCs w:val="24"/>
              </w:rPr>
            </w:pPr>
            <w:r w:rsidDel="00000000" w:rsidR="00000000" w:rsidRPr="00000000">
              <w:rPr>
                <w:rtl w:val="0"/>
              </w:rPr>
            </w:r>
          </w:p>
          <w:p w:rsidR="00000000" w:rsidDel="00000000" w:rsidP="00000000" w:rsidRDefault="00000000" w:rsidRPr="00000000" w14:paraId="00000154">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Hard Copy</w:t>
            </w:r>
          </w:p>
          <w:p w:rsidR="00000000" w:rsidDel="00000000" w:rsidP="00000000" w:rsidRDefault="00000000" w:rsidRPr="00000000" w14:paraId="00000155">
            <w:pPr>
              <w:pageBreakBefore w:val="0"/>
              <w:spacing w:line="240" w:lineRule="auto"/>
              <w:rPr>
                <w:color w:val="000000"/>
                <w:sz w:val="24"/>
                <w:szCs w:val="24"/>
              </w:rPr>
            </w:pPr>
            <w:r w:rsidDel="00000000" w:rsidR="00000000" w:rsidRPr="00000000">
              <w:rPr>
                <w:rtl w:val="0"/>
              </w:rPr>
            </w:r>
          </w:p>
          <w:p w:rsidR="00000000" w:rsidDel="00000000" w:rsidP="00000000" w:rsidRDefault="00000000" w:rsidRPr="00000000" w14:paraId="00000156">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Hard Copy</w:t>
            </w:r>
          </w:p>
          <w:p w:rsidR="00000000" w:rsidDel="00000000" w:rsidP="00000000" w:rsidRDefault="00000000" w:rsidRPr="00000000" w14:paraId="00000157">
            <w:pPr>
              <w:pageBreakBefore w:val="0"/>
              <w:spacing w:line="240" w:lineRule="auto"/>
              <w:rPr>
                <w:color w:val="000000"/>
                <w:sz w:val="24"/>
                <w:szCs w:val="24"/>
              </w:rPr>
            </w:pPr>
            <w:r w:rsidDel="00000000" w:rsidR="00000000" w:rsidRPr="00000000">
              <w:rPr>
                <w:rtl w:val="0"/>
              </w:rPr>
            </w:r>
          </w:p>
          <w:p w:rsidR="00000000" w:rsidDel="00000000" w:rsidP="00000000" w:rsidRDefault="00000000" w:rsidRPr="00000000" w14:paraId="00000158">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Hard Copy</w:t>
            </w:r>
          </w:p>
          <w:p w:rsidR="00000000" w:rsidDel="00000000" w:rsidP="00000000" w:rsidRDefault="00000000" w:rsidRPr="00000000" w14:paraId="00000159">
            <w:pPr>
              <w:pageBreakBefore w:val="0"/>
              <w:spacing w:line="240" w:lineRule="auto"/>
              <w:rPr>
                <w:color w:val="000000"/>
                <w:sz w:val="24"/>
                <w:szCs w:val="24"/>
              </w:rPr>
            </w:pPr>
            <w:r w:rsidDel="00000000" w:rsidR="00000000" w:rsidRPr="00000000">
              <w:rPr>
                <w:rtl w:val="0"/>
              </w:rPr>
            </w:r>
          </w:p>
          <w:p w:rsidR="00000000" w:rsidDel="00000000" w:rsidP="00000000" w:rsidRDefault="00000000" w:rsidRPr="00000000" w14:paraId="0000015A">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Hard Copy</w:t>
            </w:r>
          </w:p>
          <w:p w:rsidR="00000000" w:rsidDel="00000000" w:rsidP="00000000" w:rsidRDefault="00000000" w:rsidRPr="00000000" w14:paraId="0000015B">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5C">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Website</w:t>
            </w:r>
          </w:p>
          <w:p w:rsidR="00000000" w:rsidDel="00000000" w:rsidP="00000000" w:rsidRDefault="00000000" w:rsidRPr="00000000" w14:paraId="0000015D">
            <w:pPr>
              <w:pageBreakBefore w:val="0"/>
              <w:spacing w:line="240" w:lineRule="auto"/>
              <w:rPr>
                <w:color w:val="000000"/>
                <w:sz w:val="24"/>
                <w:szCs w:val="24"/>
              </w:rPr>
            </w:pPr>
            <w:r w:rsidDel="00000000" w:rsidR="00000000" w:rsidRPr="00000000">
              <w:rPr>
                <w:rtl w:val="0"/>
              </w:rPr>
            </w:r>
          </w:p>
          <w:p w:rsidR="00000000" w:rsidDel="00000000" w:rsidP="00000000" w:rsidRDefault="00000000" w:rsidRPr="00000000" w14:paraId="0000015E">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Hard Copy</w:t>
            </w:r>
          </w:p>
          <w:p w:rsidR="00000000" w:rsidDel="00000000" w:rsidP="00000000" w:rsidRDefault="00000000" w:rsidRPr="00000000" w14:paraId="0000015F">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60">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Hard Copy</w:t>
            </w:r>
          </w:p>
        </w:tc>
      </w:tr>
      <w:tr>
        <w:trPr>
          <w:cantSplit w:val="0"/>
          <w:tblHeader w:val="0"/>
        </w:trPr>
        <w:tc>
          <w:tcPr/>
          <w:p w:rsidR="00000000" w:rsidDel="00000000" w:rsidP="00000000" w:rsidRDefault="00000000" w:rsidRPr="00000000" w14:paraId="00000161">
            <w:pPr>
              <w:pageBreakBefore w:val="0"/>
              <w:spacing w:line="240" w:lineRule="auto"/>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Information about the Academy provided in the prospectus including details of the curriculum</w:t>
            </w:r>
          </w:p>
          <w:p w:rsidR="00000000" w:rsidDel="00000000" w:rsidP="00000000" w:rsidRDefault="00000000" w:rsidRPr="00000000" w14:paraId="00000162">
            <w:pPr>
              <w:pageBreakBefore w:val="0"/>
              <w:spacing w:line="240" w:lineRule="auto"/>
              <w:rPr>
                <w:b w:val="1"/>
                <w:color w:val="000000"/>
                <w:sz w:val="24"/>
                <w:szCs w:val="24"/>
              </w:rPr>
            </w:pPr>
            <w:r w:rsidDel="00000000" w:rsidR="00000000" w:rsidRPr="00000000">
              <w:rPr>
                <w:b w:val="1"/>
                <w:color w:val="000000"/>
                <w:sz w:val="24"/>
                <w:szCs w:val="24"/>
                <w:rtl w:val="0"/>
              </w:rPr>
              <w:t xml:space="preserve">(Publishing a prospectus is not a mandatory requirement)</w:t>
            </w:r>
          </w:p>
          <w:p w:rsidR="00000000" w:rsidDel="00000000" w:rsidP="00000000" w:rsidRDefault="00000000" w:rsidRPr="00000000" w14:paraId="00000163">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statutory contents of the academy prospectus are as follows (other items may be included in the prospectus at the Academy's discretion:</w:t>
            </w:r>
          </w:p>
          <w:p w:rsidR="00000000" w:rsidDel="00000000" w:rsidP="00000000" w:rsidRDefault="00000000" w:rsidRPr="00000000" w14:paraId="00000164">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8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name, address, telephone number of the Academy and the type of Academy</w:t>
            </w:r>
          </w:p>
          <w:p w:rsidR="00000000" w:rsidDel="00000000" w:rsidP="00000000" w:rsidRDefault="00000000" w:rsidRPr="00000000" w14:paraId="0000016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8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Website address and email address for contact purposes</w:t>
            </w:r>
          </w:p>
          <w:p w:rsidR="00000000" w:rsidDel="00000000" w:rsidP="00000000" w:rsidRDefault="00000000" w:rsidRPr="00000000" w14:paraId="0000016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8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names of the Headteacher/Principal and the Chair of Trustees</w:t>
            </w:r>
          </w:p>
          <w:p w:rsidR="00000000" w:rsidDel="00000000" w:rsidP="00000000" w:rsidRDefault="00000000" w:rsidRPr="00000000" w14:paraId="0000016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8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 statement about the Admissions Policy</w:t>
            </w:r>
          </w:p>
          <w:p w:rsidR="00000000" w:rsidDel="00000000" w:rsidP="00000000" w:rsidRDefault="00000000" w:rsidRPr="00000000" w14:paraId="0000016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8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 statement of the Academy's ethos and values</w:t>
            </w:r>
          </w:p>
          <w:p w:rsidR="00000000" w:rsidDel="00000000" w:rsidP="00000000" w:rsidRDefault="00000000" w:rsidRPr="00000000" w14:paraId="0000016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8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Details of any affiliations with a particular religious or religious denomination, the religious education provided the parents' right to withdraw their child from religious education and collective worship and the alternative provision for those students</w:t>
            </w:r>
          </w:p>
          <w:p w:rsidR="00000000" w:rsidDel="00000000" w:rsidP="00000000" w:rsidRDefault="00000000" w:rsidRPr="00000000" w14:paraId="0000016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8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Information about the Academy's policy on providing for students with SEND</w:t>
            </w:r>
          </w:p>
          <w:p w:rsidR="00000000" w:rsidDel="00000000" w:rsidP="00000000" w:rsidRDefault="00000000" w:rsidRPr="00000000" w14:paraId="0000016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8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Number of students on roll and information on students authorised and unauthorised absences</w:t>
            </w:r>
          </w:p>
          <w:p w:rsidR="00000000" w:rsidDel="00000000" w:rsidP="00000000" w:rsidRDefault="00000000" w:rsidRPr="00000000" w14:paraId="0000016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8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National Curriculum assessment results for appropriate key stages.  National summary figures for assessment</w:t>
            </w:r>
          </w:p>
          <w:p w:rsidR="00000000" w:rsidDel="00000000" w:rsidP="00000000" w:rsidRDefault="00000000" w:rsidRPr="00000000" w14:paraId="0000016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8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Information on extra-curricular activities, out of academy clubs, academy publications, leaflets, booklets, newsletters, services offered by the Academy for which a fee is payable.</w:t>
            </w:r>
          </w:p>
          <w:p w:rsidR="00000000" w:rsidDel="00000000" w:rsidP="00000000" w:rsidRDefault="00000000" w:rsidRPr="00000000" w14:paraId="0000016F">
            <w:pPr>
              <w:pageBreakBefore w:val="0"/>
              <w:spacing w:line="240" w:lineRule="auto"/>
              <w:rPr>
                <w:rFonts w:ascii="Calibri" w:cs="Calibri" w:eastAsia="Calibri" w:hAnsi="Calibri"/>
                <w:color w:val="000000"/>
                <w:sz w:val="24"/>
                <w:szCs w:val="24"/>
              </w:rPr>
            </w:pPr>
            <w:r w:rsidDel="00000000" w:rsidR="00000000" w:rsidRPr="00000000">
              <w:rPr>
                <w:rtl w:val="0"/>
              </w:rPr>
            </w:r>
          </w:p>
        </w:tc>
        <w:tc>
          <w:tcPr/>
          <w:p w:rsidR="00000000" w:rsidDel="00000000" w:rsidP="00000000" w:rsidRDefault="00000000" w:rsidRPr="00000000" w14:paraId="00000170">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71">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Prospectus</w:t>
            </w:r>
          </w:p>
          <w:p w:rsidR="00000000" w:rsidDel="00000000" w:rsidP="00000000" w:rsidRDefault="00000000" w:rsidRPr="00000000" w14:paraId="00000172">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73">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74">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75">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76">
            <w:pPr>
              <w:pageBreakBefore w:val="0"/>
              <w:spacing w:line="240" w:lineRule="auto"/>
              <w:rPr>
                <w:rFonts w:ascii="Calibri" w:cs="Calibri" w:eastAsia="Calibri" w:hAnsi="Calibri"/>
                <w:color w:val="000000"/>
                <w:sz w:val="24"/>
                <w:szCs w:val="24"/>
              </w:rPr>
            </w:pPr>
            <w:r w:rsidDel="00000000" w:rsidR="00000000" w:rsidRPr="00000000">
              <w:rPr>
                <w:rtl w:val="0"/>
              </w:rPr>
            </w:r>
          </w:p>
        </w:tc>
      </w:tr>
    </w:tbl>
    <w:p w:rsidR="00000000" w:rsidDel="00000000" w:rsidP="00000000" w:rsidRDefault="00000000" w:rsidRPr="00000000" w14:paraId="00000177">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78">
      <w:pPr>
        <w:pageBreakBefore w:val="0"/>
        <w:rPr/>
      </w:pPr>
      <w:bookmarkStart w:colFirst="0" w:colLast="0" w:name="_1fob9te" w:id="3"/>
      <w:bookmarkEnd w:id="3"/>
      <w:r w:rsidDel="00000000" w:rsidR="00000000" w:rsidRPr="00000000">
        <w:br w:type="page"/>
      </w:r>
      <w:r w:rsidDel="00000000" w:rsidR="00000000" w:rsidRPr="00000000">
        <w:rPr>
          <w:rtl w:val="0"/>
        </w:rPr>
      </w:r>
    </w:p>
    <w:tbl>
      <w:tblPr>
        <w:tblStyle w:val="Table4"/>
        <w:tblW w:w="14737.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2469"/>
        <w:gridCol w:w="2268"/>
        <w:tblGridChange w:id="0">
          <w:tblGrid>
            <w:gridCol w:w="12469"/>
            <w:gridCol w:w="2268"/>
          </w:tblGrid>
        </w:tblGridChange>
      </w:tblGrid>
      <w:tr>
        <w:trPr>
          <w:cantSplit w:val="0"/>
          <w:tblHeader w:val="0"/>
        </w:trPr>
        <w:tc>
          <w:tcPr>
            <w:shd w:fill="f2f2f2" w:val="clear"/>
          </w:tcPr>
          <w:p w:rsidR="00000000" w:rsidDel="00000000" w:rsidP="00000000" w:rsidRDefault="00000000" w:rsidRPr="00000000" w14:paraId="00000179">
            <w:pPr>
              <w:pStyle w:val="Heading2"/>
              <w:pageBreakBefore w:val="0"/>
              <w:rPr/>
            </w:pPr>
            <w:r w:rsidDel="00000000" w:rsidR="00000000" w:rsidRPr="00000000">
              <w:rPr>
                <w:i w:val="1"/>
                <w:rtl w:val="0"/>
              </w:rPr>
              <w:t xml:space="preserve">Class 2 – What we spend and how we spend it</w:t>
            </w:r>
            <w:r w:rsidDel="00000000" w:rsidR="00000000" w:rsidRPr="00000000">
              <w:rPr>
                <w:rtl w:val="0"/>
              </w:rPr>
            </w:r>
          </w:p>
          <w:p w:rsidR="00000000" w:rsidDel="00000000" w:rsidP="00000000" w:rsidRDefault="00000000" w:rsidRPr="00000000" w14:paraId="0000017A">
            <w:pPr>
              <w:pStyle w:val="Heading3"/>
              <w:pageBreakBefore w:val="0"/>
              <w:rPr/>
            </w:pPr>
            <w:r w:rsidDel="00000000" w:rsidR="00000000" w:rsidRPr="00000000">
              <w:rPr>
                <w:rtl w:val="0"/>
              </w:rPr>
              <w:t xml:space="preserve">Financial information relating to projected and actual income and expenditure, procurement, contracts and financial audit </w:t>
            </w:r>
          </w:p>
          <w:p w:rsidR="00000000" w:rsidDel="00000000" w:rsidP="00000000" w:rsidRDefault="00000000" w:rsidRPr="00000000" w14:paraId="0000017B">
            <w:pPr>
              <w:pageBreakBefore w:val="0"/>
              <w:spacing w:line="240" w:lineRule="auto"/>
              <w:rPr>
                <w:rFonts w:ascii="Calibri" w:cs="Calibri" w:eastAsia="Calibri" w:hAnsi="Calibri"/>
                <w:color w:val="000000"/>
              </w:rPr>
            </w:pPr>
            <w:r w:rsidDel="00000000" w:rsidR="00000000" w:rsidRPr="00000000">
              <w:rPr>
                <w:rFonts w:ascii="Calibri" w:cs="Calibri" w:eastAsia="Calibri" w:hAnsi="Calibri"/>
                <w:color w:val="000000"/>
                <w:sz w:val="24"/>
                <w:szCs w:val="24"/>
                <w:rtl w:val="0"/>
              </w:rPr>
              <w:t xml:space="preserve">(Current and previous financial year as a minimum</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17C">
            <w:pPr>
              <w:pageBreakBefore w:val="0"/>
              <w:spacing w:line="240" w:lineRule="auto"/>
              <w:rPr>
                <w:rFonts w:ascii="Calibri" w:cs="Calibri" w:eastAsia="Calibri" w:hAnsi="Calibri"/>
                <w:color w:val="000000"/>
              </w:rPr>
            </w:pPr>
            <w:r w:rsidDel="00000000" w:rsidR="00000000" w:rsidRPr="00000000">
              <w:rPr>
                <w:color w:val="000000"/>
                <w:rtl w:val="0"/>
              </w:rPr>
              <w:t xml:space="preserve">Hard copies provided upon written request - this may incur a minimal charge.  Trust Board minutes may be provided upon written request</w:t>
            </w:r>
            <w:r w:rsidDel="00000000" w:rsidR="00000000" w:rsidRPr="00000000">
              <w:rPr>
                <w:rtl w:val="0"/>
              </w:rPr>
            </w:r>
          </w:p>
          <w:p w:rsidR="00000000" w:rsidDel="00000000" w:rsidP="00000000" w:rsidRDefault="00000000" w:rsidRPr="00000000" w14:paraId="0000017D">
            <w:pPr>
              <w:pageBreakBefore w:val="0"/>
              <w:spacing w:line="240" w:lineRule="auto"/>
              <w:rPr>
                <w:rFonts w:ascii="Calibri" w:cs="Calibri" w:eastAsia="Calibri" w:hAnsi="Calibri"/>
                <w:color w:val="000000"/>
              </w:rPr>
            </w:pPr>
            <w:r w:rsidDel="00000000" w:rsidR="00000000" w:rsidRPr="00000000">
              <w:rPr>
                <w:rtl w:val="0"/>
              </w:rPr>
            </w:r>
          </w:p>
        </w:tc>
        <w:tc>
          <w:tcPr>
            <w:shd w:fill="f2f2f2" w:val="clear"/>
          </w:tcPr>
          <w:p w:rsidR="00000000" w:rsidDel="00000000" w:rsidP="00000000" w:rsidRDefault="00000000" w:rsidRPr="00000000" w14:paraId="0000017E">
            <w:pPr>
              <w:pageBreakBefore w:val="0"/>
              <w:spacing w:line="240" w:lineRule="auto"/>
              <w:rPr>
                <w:rFonts w:ascii="Calibri" w:cs="Calibri" w:eastAsia="Calibri" w:hAnsi="Calibri"/>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7F">
            <w:pPr>
              <w:pageBreakBefore w:val="0"/>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Annual budget plan and financial statements from ESFA – Academies / MATs</w:t>
            </w:r>
          </w:p>
          <w:p w:rsidR="00000000" w:rsidDel="00000000" w:rsidP="00000000" w:rsidRDefault="00000000" w:rsidRPr="00000000" w14:paraId="00000180">
            <w:pPr>
              <w:pageBreakBefore w:val="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Academy / Multi-Academy Trusts receive funding information directly from the Education and Skills Funding Agency.  This funding is known as the General Annual Grant (GAG) and is based on the Local Authority's formula and directly relates to the Key Stage of the students – the Age Weighted Pupil Allowance (AWPA)</w:t>
            </w:r>
          </w:p>
          <w:p w:rsidR="00000000" w:rsidDel="00000000" w:rsidP="00000000" w:rsidRDefault="00000000" w:rsidRPr="00000000" w14:paraId="00000181">
            <w:pPr>
              <w:pageBreakBefore w:val="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This  information is received by Academies in February / March</w:t>
            </w:r>
          </w:p>
          <w:p w:rsidR="00000000" w:rsidDel="00000000" w:rsidP="00000000" w:rsidRDefault="00000000" w:rsidRPr="00000000" w14:paraId="00000182">
            <w:pPr>
              <w:pageBreakBefore w:val="0"/>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83">
            <w:pPr>
              <w:pageBreakBefore w:val="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OWB / annual budget plan includes details of projected income and expenditure and agreed by the Trust Board prior to the start of the new financial year (this is the same as the academic year) commencing in September.  The Academy is also required to submit the headline figures from the budget to the ESFA via their electronic reporting tool in July, prior to the new financial year.</w:t>
            </w:r>
          </w:p>
          <w:p w:rsidR="00000000" w:rsidDel="00000000" w:rsidP="00000000" w:rsidRDefault="00000000" w:rsidRPr="00000000" w14:paraId="00000184">
            <w:pPr>
              <w:pageBreakBefore w:val="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p>
          <w:p w:rsidR="00000000" w:rsidDel="00000000" w:rsidP="00000000" w:rsidRDefault="00000000" w:rsidRPr="00000000" w14:paraId="00000185">
            <w:pPr>
              <w:pageBreakBefore w:val="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Details of proposed procurement and contractual agreements are reported to the Trust Board in Spring Term, prior to budget approval, and decisions will be minuted.</w:t>
            </w:r>
          </w:p>
          <w:p w:rsidR="00000000" w:rsidDel="00000000" w:rsidP="00000000" w:rsidRDefault="00000000" w:rsidRPr="00000000" w14:paraId="00000186">
            <w:pPr>
              <w:pageBreakBefore w:val="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87">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88">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Trust Board minutes</w:t>
            </w:r>
          </w:p>
          <w:p w:rsidR="00000000" w:rsidDel="00000000" w:rsidP="00000000" w:rsidRDefault="00000000" w:rsidRPr="00000000" w14:paraId="00000189">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8A">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8B">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8C">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8D">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Trust Board minutes</w:t>
            </w:r>
          </w:p>
          <w:p w:rsidR="00000000" w:rsidDel="00000000" w:rsidP="00000000" w:rsidRDefault="00000000" w:rsidRPr="00000000" w14:paraId="0000018E">
            <w:pPr>
              <w:pageBreakBefore w:val="0"/>
              <w:spacing w:line="240" w:lineRule="auto"/>
              <w:rPr>
                <w:color w:val="000000"/>
                <w:sz w:val="24"/>
                <w:szCs w:val="24"/>
              </w:rPr>
            </w:pPr>
            <w:r w:rsidDel="00000000" w:rsidR="00000000" w:rsidRPr="00000000">
              <w:rPr>
                <w:rtl w:val="0"/>
              </w:rPr>
            </w:r>
          </w:p>
          <w:p w:rsidR="00000000" w:rsidDel="00000000" w:rsidP="00000000" w:rsidRDefault="00000000" w:rsidRPr="00000000" w14:paraId="0000018F">
            <w:pPr>
              <w:pageBreakBefore w:val="0"/>
              <w:spacing w:line="240" w:lineRule="auto"/>
              <w:rPr>
                <w:color w:val="000000"/>
                <w:sz w:val="24"/>
                <w:szCs w:val="24"/>
              </w:rPr>
            </w:pPr>
            <w:r w:rsidDel="00000000" w:rsidR="00000000" w:rsidRPr="00000000">
              <w:rPr>
                <w:rtl w:val="0"/>
              </w:rPr>
            </w:r>
          </w:p>
          <w:p w:rsidR="00000000" w:rsidDel="00000000" w:rsidP="00000000" w:rsidRDefault="00000000" w:rsidRPr="00000000" w14:paraId="00000190">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91">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92">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Trust Board minutes</w:t>
            </w:r>
          </w:p>
          <w:p w:rsidR="00000000" w:rsidDel="00000000" w:rsidP="00000000" w:rsidRDefault="00000000" w:rsidRPr="00000000" w14:paraId="00000193">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94">
            <w:pPr>
              <w:pageBreakBefore w:val="0"/>
              <w:spacing w:line="240" w:lineRule="auto"/>
              <w:rPr>
                <w:rFonts w:ascii="Calibri" w:cs="Calibri" w:eastAsia="Calibri" w:hAnsi="Calibri"/>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95">
            <w:pPr>
              <w:pageBreakBefore w:val="0"/>
              <w:rPr>
                <w:rFonts w:ascii="Calibri" w:cs="Calibri" w:eastAsia="Calibri" w:hAnsi="Calibri"/>
                <w:color w:val="000000"/>
                <w:sz w:val="24"/>
                <w:szCs w:val="24"/>
              </w:rPr>
            </w:pPr>
            <w:r w:rsidDel="00000000" w:rsidR="00000000" w:rsidRPr="00000000">
              <w:rPr>
                <w:rFonts w:ascii="Calibri" w:cs="Calibri" w:eastAsia="Calibri" w:hAnsi="Calibri"/>
                <w:b w:val="1"/>
                <w:color w:val="000000"/>
                <w:sz w:val="24"/>
                <w:szCs w:val="24"/>
                <w:rtl w:val="0"/>
              </w:rPr>
              <w:t xml:space="preserve">Capital funding</w:t>
            </w: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b w:val="1"/>
                <w:color w:val="000000"/>
                <w:sz w:val="24"/>
                <w:szCs w:val="24"/>
                <w:rtl w:val="0"/>
              </w:rPr>
              <w:t xml:space="preserve">– Academies</w:t>
            </w:r>
            <w:r w:rsidDel="00000000" w:rsidR="00000000" w:rsidRPr="00000000">
              <w:rPr>
                <w:rtl w:val="0"/>
              </w:rPr>
            </w:r>
          </w:p>
          <w:p w:rsidR="00000000" w:rsidDel="00000000" w:rsidP="00000000" w:rsidRDefault="00000000" w:rsidRPr="00000000" w14:paraId="00000196">
            <w:pPr>
              <w:pageBreakBefore w:val="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Academies receive a nominal amount of Devolved Formula Capital funding (DFC) and is based on headcount The amount of DFC allocated  is noted separately in their original funding allocation reports provided by the ESFA.</w:t>
            </w:r>
          </w:p>
          <w:p w:rsidR="00000000" w:rsidDel="00000000" w:rsidP="00000000" w:rsidRDefault="00000000" w:rsidRPr="00000000" w14:paraId="00000197">
            <w:pPr>
              <w:pageBreakBefore w:val="0"/>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98">
            <w:pPr>
              <w:pageBreakBefore w:val="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Academies are not required to report to the ESFA on this expenditure, although local level plans will be in place and the related income and expenditure will be included in the academy budget.</w:t>
            </w:r>
          </w:p>
          <w:p w:rsidR="00000000" w:rsidDel="00000000" w:rsidP="00000000" w:rsidRDefault="00000000" w:rsidRPr="00000000" w14:paraId="00000199">
            <w:pPr>
              <w:pageBreakBefore w:val="0"/>
              <w:spacing w:line="240" w:lineRule="auto"/>
              <w:rPr>
                <w:rFonts w:ascii="Calibri" w:cs="Calibri" w:eastAsia="Calibri" w:hAnsi="Calibri"/>
                <w:color w:val="000000"/>
                <w:sz w:val="24"/>
                <w:szCs w:val="24"/>
              </w:rPr>
            </w:pPr>
            <w:r w:rsidDel="00000000" w:rsidR="00000000" w:rsidRPr="00000000">
              <w:rPr>
                <w:rtl w:val="0"/>
              </w:rPr>
            </w:r>
          </w:p>
        </w:tc>
        <w:tc>
          <w:tcPr/>
          <w:p w:rsidR="00000000" w:rsidDel="00000000" w:rsidP="00000000" w:rsidRDefault="00000000" w:rsidRPr="00000000" w14:paraId="0000019A">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9B">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ESFA website</w:t>
            </w:r>
          </w:p>
          <w:p w:rsidR="00000000" w:rsidDel="00000000" w:rsidP="00000000" w:rsidRDefault="00000000" w:rsidRPr="00000000" w14:paraId="0000019C">
            <w:pPr>
              <w:pageBreakBefore w:val="0"/>
              <w:spacing w:line="240" w:lineRule="auto"/>
              <w:rPr>
                <w:color w:val="000000"/>
                <w:sz w:val="24"/>
                <w:szCs w:val="24"/>
              </w:rPr>
            </w:pPr>
            <w:r w:rsidDel="00000000" w:rsidR="00000000" w:rsidRPr="00000000">
              <w:rPr>
                <w:rtl w:val="0"/>
              </w:rPr>
            </w:r>
          </w:p>
          <w:p w:rsidR="00000000" w:rsidDel="00000000" w:rsidP="00000000" w:rsidRDefault="00000000" w:rsidRPr="00000000" w14:paraId="0000019D">
            <w:pPr>
              <w:pageBreakBefore w:val="0"/>
              <w:spacing w:line="240" w:lineRule="auto"/>
              <w:rPr>
                <w:color w:val="000000"/>
                <w:sz w:val="24"/>
                <w:szCs w:val="24"/>
              </w:rPr>
            </w:pPr>
            <w:r w:rsidDel="00000000" w:rsidR="00000000" w:rsidRPr="00000000">
              <w:rPr>
                <w:rtl w:val="0"/>
              </w:rPr>
            </w:r>
          </w:p>
          <w:p w:rsidR="00000000" w:rsidDel="00000000" w:rsidP="00000000" w:rsidRDefault="00000000" w:rsidRPr="00000000" w14:paraId="0000019E">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Hard Copy</w:t>
            </w:r>
          </w:p>
        </w:tc>
      </w:tr>
    </w:tbl>
    <w:p w:rsidR="00000000" w:rsidDel="00000000" w:rsidP="00000000" w:rsidRDefault="00000000" w:rsidRPr="00000000" w14:paraId="0000019F">
      <w:pPr>
        <w:pageBreakBefore w:val="0"/>
        <w:rPr/>
      </w:pPr>
      <w:r w:rsidDel="00000000" w:rsidR="00000000" w:rsidRPr="00000000">
        <w:rPr>
          <w:rtl w:val="0"/>
        </w:rPr>
      </w:r>
    </w:p>
    <w:tbl>
      <w:tblPr>
        <w:tblStyle w:val="Table5"/>
        <w:tblW w:w="14737.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2469"/>
        <w:gridCol w:w="2268"/>
        <w:tblGridChange w:id="0">
          <w:tblGrid>
            <w:gridCol w:w="12469"/>
            <w:gridCol w:w="2268"/>
          </w:tblGrid>
        </w:tblGridChange>
      </w:tblGrid>
      <w:tr>
        <w:trPr>
          <w:cantSplit w:val="0"/>
          <w:tblHeader w:val="0"/>
        </w:trPr>
        <w:tc>
          <w:tcPr/>
          <w:p w:rsidR="00000000" w:rsidDel="00000000" w:rsidP="00000000" w:rsidRDefault="00000000" w:rsidRPr="00000000" w14:paraId="000001A0">
            <w:pPr>
              <w:pageBreakBefore w:val="0"/>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Grant Funding and Reporting - Academies</w:t>
            </w:r>
          </w:p>
          <w:p w:rsidR="00000000" w:rsidDel="00000000" w:rsidP="00000000" w:rsidRDefault="00000000" w:rsidRPr="00000000" w14:paraId="000001A1">
            <w:pPr>
              <w:pageBreakBefore w:val="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Academy / Multi-Academy Trusts have the opportunity to access DfE grants for maintaining the condition of buildings and infrastructure (replacement boilers, roofs, windows) on an annual basis.  This is allocated through a round of bidding which commences in early December with ESFA notification to Academies and MATs in March/April.</w:t>
            </w:r>
          </w:p>
          <w:p w:rsidR="00000000" w:rsidDel="00000000" w:rsidP="00000000" w:rsidRDefault="00000000" w:rsidRPr="00000000" w14:paraId="000001A2">
            <w:pPr>
              <w:pageBreakBefore w:val="0"/>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A3">
            <w:pPr>
              <w:pageBreakBefore w:val="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Academy / Multi-Academy Trust with more than 3000 students on roll automatically receive School Condition Allocation (SCA) grant funding on a 3-yearly basis. This is based on headcount and also accounts for certain, urgent building condition requirements, with information sourced from detailed ESFA condition surveys. </w:t>
            </w:r>
          </w:p>
          <w:p w:rsidR="00000000" w:rsidDel="00000000" w:rsidP="00000000" w:rsidRDefault="00000000" w:rsidRPr="00000000" w14:paraId="000001A4">
            <w:pPr>
              <w:pageBreakBefore w:val="0"/>
              <w:rPr>
                <w:rFonts w:ascii="Calibri" w:cs="Calibri" w:eastAsia="Calibri" w:hAnsi="Calibri"/>
                <w:b w:val="1"/>
                <w:color w:val="000000"/>
                <w:sz w:val="24"/>
                <w:szCs w:val="24"/>
              </w:rPr>
            </w:pPr>
            <w:r w:rsidDel="00000000" w:rsidR="00000000" w:rsidRPr="00000000">
              <w:rPr>
                <w:rtl w:val="0"/>
              </w:rPr>
            </w:r>
          </w:p>
          <w:p w:rsidR="00000000" w:rsidDel="00000000" w:rsidP="00000000" w:rsidRDefault="00000000" w:rsidRPr="00000000" w14:paraId="000001A5">
            <w:pPr>
              <w:pageBreakBefore w:val="0"/>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Monitoring Reports</w:t>
            </w:r>
          </w:p>
          <w:p w:rsidR="00000000" w:rsidDel="00000000" w:rsidP="00000000" w:rsidRDefault="00000000" w:rsidRPr="00000000" w14:paraId="000001A6">
            <w:pPr>
              <w:pageBreakBefore w:val="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Academy is required to submit quarterly monitoring reports to the ESFA regarding the expenditure of grant monies.  </w:t>
            </w:r>
          </w:p>
          <w:p w:rsidR="00000000" w:rsidDel="00000000" w:rsidP="00000000" w:rsidRDefault="00000000" w:rsidRPr="00000000" w14:paraId="000001A7">
            <w:pPr>
              <w:pageBreakBefore w:val="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annual financial audit also includes a detailed review of projects funding by ESFA grants</w:t>
            </w:r>
          </w:p>
          <w:p w:rsidR="00000000" w:rsidDel="00000000" w:rsidP="00000000" w:rsidRDefault="00000000" w:rsidRPr="00000000" w14:paraId="000001A8">
            <w:pPr>
              <w:pageBreakBefore w:val="0"/>
              <w:rPr>
                <w:rFonts w:ascii="Calibri" w:cs="Calibri" w:eastAsia="Calibri" w:hAnsi="Calibri"/>
                <w:b w:val="1"/>
                <w:color w:val="000000"/>
                <w:sz w:val="24"/>
                <w:szCs w:val="24"/>
              </w:rPr>
            </w:pPr>
            <w:r w:rsidDel="00000000" w:rsidR="00000000" w:rsidRPr="00000000">
              <w:rPr>
                <w:rtl w:val="0"/>
              </w:rPr>
            </w:r>
          </w:p>
        </w:tc>
        <w:tc>
          <w:tcPr/>
          <w:p w:rsidR="00000000" w:rsidDel="00000000" w:rsidP="00000000" w:rsidRDefault="00000000" w:rsidRPr="00000000" w14:paraId="000001A9">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AA">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Trust Board minutes</w:t>
            </w:r>
          </w:p>
          <w:p w:rsidR="00000000" w:rsidDel="00000000" w:rsidP="00000000" w:rsidRDefault="00000000" w:rsidRPr="00000000" w14:paraId="000001AB">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ESFA website</w:t>
            </w:r>
          </w:p>
          <w:p w:rsidR="00000000" w:rsidDel="00000000" w:rsidP="00000000" w:rsidRDefault="00000000" w:rsidRPr="00000000" w14:paraId="000001AC">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AD">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AE">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Trust Board minutes</w:t>
            </w:r>
          </w:p>
          <w:p w:rsidR="00000000" w:rsidDel="00000000" w:rsidP="00000000" w:rsidRDefault="00000000" w:rsidRPr="00000000" w14:paraId="000001AF">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ESFA website</w:t>
            </w:r>
          </w:p>
          <w:p w:rsidR="00000000" w:rsidDel="00000000" w:rsidP="00000000" w:rsidRDefault="00000000" w:rsidRPr="00000000" w14:paraId="000001B0">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B1">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B2">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B3">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B4">
            <w:pPr>
              <w:pageBreakBefore w:val="0"/>
              <w:spacing w:line="240" w:lineRule="auto"/>
              <w:rPr>
                <w:rFonts w:ascii="Calibri" w:cs="Calibri" w:eastAsia="Calibri" w:hAnsi="Calibri"/>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B5">
            <w:pPr>
              <w:pageBreakBefore w:val="0"/>
              <w:spacing w:line="240" w:lineRule="auto"/>
              <w:rPr>
                <w:rFonts w:ascii="Calibri" w:cs="Calibri" w:eastAsia="Calibri" w:hAnsi="Calibri"/>
                <w:b w:val="1"/>
                <w:color w:val="000000"/>
                <w:sz w:val="24"/>
                <w:szCs w:val="24"/>
              </w:rPr>
            </w:pPr>
            <w:bookmarkStart w:colFirst="0" w:colLast="0" w:name="_3znysh7" w:id="4"/>
            <w:bookmarkEnd w:id="4"/>
            <w:r w:rsidDel="00000000" w:rsidR="00000000" w:rsidRPr="00000000">
              <w:rPr>
                <w:rFonts w:ascii="Calibri" w:cs="Calibri" w:eastAsia="Calibri" w:hAnsi="Calibri"/>
                <w:b w:val="1"/>
                <w:color w:val="000000"/>
                <w:sz w:val="24"/>
                <w:szCs w:val="24"/>
                <w:rtl w:val="0"/>
              </w:rPr>
              <w:t xml:space="preserve">Financial Audit – Academies / MATs</w:t>
            </w:r>
          </w:p>
          <w:p w:rsidR="00000000" w:rsidDel="00000000" w:rsidP="00000000" w:rsidRDefault="00000000" w:rsidRPr="00000000" w14:paraId="000001B6">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Academies / MATs are audited on an annual basis, and this process can be split into two distinct areas:</w:t>
            </w:r>
          </w:p>
          <w:p w:rsidR="00000000" w:rsidDel="00000000" w:rsidP="00000000" w:rsidRDefault="00000000" w:rsidRPr="00000000" w14:paraId="000001B7">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First half of Summer Term:  Audit of payments made to third parties including payments relating to Teachers Pensions (TP), Local Government Pensions (LGPS), National Insurance Contributions.   </w:t>
            </w:r>
          </w:p>
          <w:p w:rsidR="00000000" w:rsidDel="00000000" w:rsidP="00000000" w:rsidRDefault="00000000" w:rsidRPr="00000000" w14:paraId="000001B8">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unaudited TP End of Year Certificate must be returned by 31 May / audited return to Teachers Pensions by 30 September.</w:t>
            </w:r>
          </w:p>
          <w:p w:rsidR="00000000" w:rsidDel="00000000" w:rsidP="00000000" w:rsidRDefault="00000000" w:rsidRPr="00000000" w14:paraId="000001B9">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BA">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First half of Autumn Term:  Audit scope which checks that the organisation is abiding by the rules and regulations as set out in the Academies Financial Handbook (a condition of the Funding Agreement).</w:t>
            </w:r>
          </w:p>
          <w:p w:rsidR="00000000" w:rsidDel="00000000" w:rsidP="00000000" w:rsidRDefault="00000000" w:rsidRPr="00000000" w14:paraId="000001BB">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BC">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Audit Report, sometimes referred to as the Management Letter, states the findings and outcome of the audit and recommended actions to be taken.  This is presented to the Trust Board for in-depth review with observations and recommended actions duly minuted. The Financial Statements are produced by external auditors as a result of the above.  These statements include the year-end accounts up to the 31 August and are combined with the Trustees report to form the Trustees Annual Report and Financial Statements.  </w:t>
            </w:r>
          </w:p>
          <w:p w:rsidR="00000000" w:rsidDel="00000000" w:rsidP="00000000" w:rsidRDefault="00000000" w:rsidRPr="00000000" w14:paraId="000001BD">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Trustees Annual Report and Financial Statements is a statutory document and has to be submitted to Companies House by 31 December and also published on the organisation's website by the 31 January.</w:t>
            </w:r>
          </w:p>
          <w:p w:rsidR="00000000" w:rsidDel="00000000" w:rsidP="00000000" w:rsidRDefault="00000000" w:rsidRPr="00000000" w14:paraId="000001BE">
            <w:pPr>
              <w:pageBreakBefore w:val="0"/>
              <w:spacing w:line="240" w:lineRule="auto"/>
              <w:rPr>
                <w:rFonts w:ascii="Calibri" w:cs="Calibri" w:eastAsia="Calibri" w:hAnsi="Calibri"/>
                <w:b w:val="1"/>
                <w:color w:val="000000"/>
                <w:sz w:val="24"/>
                <w:szCs w:val="24"/>
              </w:rPr>
            </w:pPr>
            <w:r w:rsidDel="00000000" w:rsidR="00000000" w:rsidRPr="00000000">
              <w:rPr>
                <w:rtl w:val="0"/>
              </w:rPr>
            </w:r>
          </w:p>
        </w:tc>
        <w:tc>
          <w:tcPr/>
          <w:p w:rsidR="00000000" w:rsidDel="00000000" w:rsidP="00000000" w:rsidRDefault="00000000" w:rsidRPr="00000000" w14:paraId="000001BF">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C0">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Hard Copy</w:t>
            </w:r>
          </w:p>
          <w:p w:rsidR="00000000" w:rsidDel="00000000" w:rsidP="00000000" w:rsidRDefault="00000000" w:rsidRPr="00000000" w14:paraId="000001C1">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C2">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C3">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C4">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C5">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Hard Copy</w:t>
            </w:r>
          </w:p>
          <w:p w:rsidR="00000000" w:rsidDel="00000000" w:rsidP="00000000" w:rsidRDefault="00000000" w:rsidRPr="00000000" w14:paraId="000001C6">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Trust Board minutes</w:t>
            </w:r>
          </w:p>
          <w:p w:rsidR="00000000" w:rsidDel="00000000" w:rsidP="00000000" w:rsidRDefault="00000000" w:rsidRPr="00000000" w14:paraId="000001C7">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C8">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C9">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CA">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CB">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Website</w:t>
            </w:r>
          </w:p>
          <w:p w:rsidR="00000000" w:rsidDel="00000000" w:rsidP="00000000" w:rsidRDefault="00000000" w:rsidRPr="00000000" w14:paraId="000001CC">
            <w:pPr>
              <w:pageBreakBefore w:val="0"/>
              <w:spacing w:line="240" w:lineRule="auto"/>
              <w:rPr>
                <w:rFonts w:ascii="Calibri" w:cs="Calibri" w:eastAsia="Calibri" w:hAnsi="Calibri"/>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CD">
            <w:pPr>
              <w:pageBreakBefore w:val="0"/>
              <w:spacing w:line="240" w:lineRule="auto"/>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Pay Policy &amp; Performance Management</w:t>
            </w:r>
          </w:p>
          <w:p w:rsidR="00000000" w:rsidDel="00000000" w:rsidP="00000000" w:rsidRDefault="00000000" w:rsidRPr="00000000" w14:paraId="000001CE">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Academy adopts the following policies regarding pay structures:</w:t>
            </w:r>
          </w:p>
          <w:p w:rsidR="00000000" w:rsidDel="00000000" w:rsidP="00000000" w:rsidRDefault="00000000" w:rsidRPr="00000000" w14:paraId="000001CF">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Teaching:  Standard Teachers Pay and Conditions Document (STPCD)</w:t>
            </w:r>
          </w:p>
          <w:p w:rsidR="00000000" w:rsidDel="00000000" w:rsidP="00000000" w:rsidRDefault="00000000" w:rsidRPr="00000000" w14:paraId="000001D0">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Support Staff:  Local Authority model policy</w:t>
            </w:r>
          </w:p>
          <w:p w:rsidR="00000000" w:rsidDel="00000000" w:rsidP="00000000" w:rsidRDefault="00000000" w:rsidRPr="00000000" w14:paraId="000001D1">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Leadership group range:  Is aligned with the Individual Academy Range as published in the </w:t>
            </w:r>
            <w:hyperlink r:id="rId18">
              <w:r w:rsidDel="00000000" w:rsidR="00000000" w:rsidRPr="00000000">
                <w:rPr>
                  <w:rFonts w:ascii="Calibri" w:cs="Calibri" w:eastAsia="Calibri" w:hAnsi="Calibri"/>
                  <w:color w:val="000000"/>
                  <w:sz w:val="24"/>
                  <w:szCs w:val="24"/>
                  <w:u w:val="single"/>
                  <w:rtl w:val="0"/>
                </w:rPr>
                <w:t xml:space="preserve">https://assets.publishing.service.gov.uk/government/uploads/system/uploads/attachment_data/file/832634/Academy_teachers_pay_and_conditions_2019.pdf</w:t>
              </w:r>
            </w:hyperlink>
            <w:r w:rsidDel="00000000" w:rsidR="00000000" w:rsidRPr="00000000">
              <w:rPr>
                <w:rFonts w:ascii="Calibri" w:cs="Calibri" w:eastAsia="Calibri" w:hAnsi="Calibri"/>
                <w:color w:val="000000"/>
                <w:sz w:val="24"/>
                <w:szCs w:val="24"/>
                <w:rtl w:val="0"/>
              </w:rPr>
              <w:t xml:space="preserve">Standard Teachers Pay and Conditions document.</w:t>
            </w:r>
          </w:p>
          <w:p w:rsidR="00000000" w:rsidDel="00000000" w:rsidP="00000000" w:rsidRDefault="00000000" w:rsidRPr="00000000" w14:paraId="000001D2">
            <w:pPr>
              <w:pageBreakBefore w:val="0"/>
              <w:spacing w:line="240" w:lineRule="auto"/>
              <w:rPr>
                <w:rFonts w:ascii="Calibri" w:cs="Calibri" w:eastAsia="Calibri" w:hAnsi="Calibri"/>
                <w:color w:val="000000"/>
                <w:sz w:val="24"/>
                <w:szCs w:val="24"/>
              </w:rPr>
            </w:pPr>
            <w:r w:rsidDel="00000000" w:rsidR="00000000" w:rsidRPr="00000000">
              <w:rPr>
                <w:rtl w:val="0"/>
              </w:rPr>
            </w:r>
          </w:p>
        </w:tc>
        <w:tc>
          <w:tcPr/>
          <w:p w:rsidR="00000000" w:rsidDel="00000000" w:rsidP="00000000" w:rsidRDefault="00000000" w:rsidRPr="00000000" w14:paraId="000001D3">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D4">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Hard Copy</w:t>
            </w:r>
          </w:p>
          <w:p w:rsidR="00000000" w:rsidDel="00000000" w:rsidP="00000000" w:rsidRDefault="00000000" w:rsidRPr="00000000" w14:paraId="000001D5">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Hard Copy</w:t>
            </w:r>
          </w:p>
          <w:p w:rsidR="00000000" w:rsidDel="00000000" w:rsidP="00000000" w:rsidRDefault="00000000" w:rsidRPr="00000000" w14:paraId="000001D6">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D7">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Available from external website</w:t>
            </w:r>
          </w:p>
        </w:tc>
      </w:tr>
      <w:tr>
        <w:trPr>
          <w:cantSplit w:val="0"/>
          <w:tblHeader w:val="0"/>
        </w:trPr>
        <w:tc>
          <w:tcPr/>
          <w:p w:rsidR="00000000" w:rsidDel="00000000" w:rsidP="00000000" w:rsidRDefault="00000000" w:rsidRPr="00000000" w14:paraId="000001D8">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Staff allowances and expenses, detailing those paid to individual senior staff members (Senior Leadership Team or equivalent, whose basic salary is at least £60,000 pa) and referenced by categories is included in the  Trustees Report and Financial Statements, which covers the financial year to 31 August and is published by 31 January in the following year</w:t>
            </w:r>
            <w:r w:rsidDel="00000000" w:rsidR="00000000" w:rsidRPr="00000000">
              <w:rPr>
                <w:rFonts w:ascii="Calibri" w:cs="Calibri" w:eastAsia="Calibri" w:hAnsi="Calibri"/>
                <w:i w:val="1"/>
                <w:color w:val="000000"/>
                <w:sz w:val="24"/>
                <w:szCs w:val="24"/>
                <w:rtl w:val="0"/>
              </w:rPr>
              <w:t xml:space="preserve">.   </w:t>
            </w:r>
            <w:r w:rsidDel="00000000" w:rsidR="00000000" w:rsidRPr="00000000">
              <w:rPr>
                <w:rtl w:val="0"/>
              </w:rPr>
            </w:r>
          </w:p>
          <w:p w:rsidR="00000000" w:rsidDel="00000000" w:rsidP="00000000" w:rsidRDefault="00000000" w:rsidRPr="00000000" w14:paraId="000001D9">
            <w:pPr>
              <w:pageBreakBefore w:val="0"/>
              <w:spacing w:line="240" w:lineRule="auto"/>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DA">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Website</w:t>
            </w:r>
          </w:p>
        </w:tc>
      </w:tr>
      <w:tr>
        <w:trPr>
          <w:cantSplit w:val="0"/>
          <w:tblHeader w:val="0"/>
        </w:trPr>
        <w:tc>
          <w:tcPr/>
          <w:p w:rsidR="00000000" w:rsidDel="00000000" w:rsidP="00000000" w:rsidRDefault="00000000" w:rsidRPr="00000000" w14:paraId="000001DB">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Performance management policy and procedures adopted by the Board of trustees</w:t>
            </w:r>
          </w:p>
          <w:p w:rsidR="00000000" w:rsidDel="00000000" w:rsidP="00000000" w:rsidRDefault="00000000" w:rsidRPr="00000000" w14:paraId="000001DC">
            <w:pPr>
              <w:pageBreakBefore w:val="0"/>
              <w:spacing w:line="240" w:lineRule="auto"/>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DD">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Website</w:t>
            </w:r>
          </w:p>
        </w:tc>
      </w:tr>
      <w:tr>
        <w:trPr>
          <w:cantSplit w:val="0"/>
          <w:tblHeader w:val="0"/>
        </w:trPr>
        <w:tc>
          <w:tcPr/>
          <w:p w:rsidR="00000000" w:rsidDel="00000000" w:rsidP="00000000" w:rsidRDefault="00000000" w:rsidRPr="00000000" w14:paraId="000001DE">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Performance data and progress against Key Performance Indicators is included in the Trustees Report and Financial Statements.</w:t>
            </w:r>
          </w:p>
          <w:p w:rsidR="00000000" w:rsidDel="00000000" w:rsidP="00000000" w:rsidRDefault="00000000" w:rsidRPr="00000000" w14:paraId="000001DF">
            <w:pPr>
              <w:pageBreakBefore w:val="0"/>
              <w:spacing w:line="240" w:lineRule="auto"/>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E0">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Website</w:t>
            </w:r>
          </w:p>
        </w:tc>
      </w:tr>
      <w:tr>
        <w:trPr>
          <w:cantSplit w:val="0"/>
          <w:tblHeader w:val="0"/>
        </w:trPr>
        <w:tc>
          <w:tcPr/>
          <w:p w:rsidR="00000000" w:rsidDel="00000000" w:rsidP="00000000" w:rsidRDefault="00000000" w:rsidRPr="00000000" w14:paraId="000001E1">
            <w:pPr>
              <w:pageBreakBefore w:val="0"/>
              <w:spacing w:line="240" w:lineRule="auto"/>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Pupil Premium – reporting and monitoring</w:t>
            </w:r>
          </w:p>
          <w:p w:rsidR="00000000" w:rsidDel="00000000" w:rsidP="00000000" w:rsidRDefault="00000000" w:rsidRPr="00000000" w14:paraId="000001E2">
            <w:pPr>
              <w:pageBreakBefore w:val="0"/>
              <w:numPr>
                <w:ilvl w:val="0"/>
                <w:numId w:val="8"/>
              </w:numPr>
              <w:pBdr>
                <w:top w:space="0" w:sz="0" w:val="nil"/>
                <w:left w:space="0" w:sz="0" w:val="nil"/>
                <w:bottom w:space="0" w:sz="0" w:val="nil"/>
                <w:right w:space="0" w:sz="0" w:val="nil"/>
                <w:between w:space="0" w:sz="0" w:val="nil"/>
              </w:pBdr>
              <w:spacing w:line="280" w:lineRule="auto"/>
              <w:ind w:left="36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Details of the Academy's Pupil Premium allocation including detailed expenditure plans</w:t>
            </w:r>
          </w:p>
          <w:p w:rsidR="00000000" w:rsidDel="00000000" w:rsidP="00000000" w:rsidRDefault="00000000" w:rsidRPr="00000000" w14:paraId="000001E3">
            <w:pPr>
              <w:pageBreakBefore w:val="0"/>
              <w:numPr>
                <w:ilvl w:val="0"/>
                <w:numId w:val="8"/>
              </w:numPr>
              <w:pBdr>
                <w:top w:space="0" w:sz="0" w:val="nil"/>
                <w:left w:space="0" w:sz="0" w:val="nil"/>
                <w:bottom w:space="0" w:sz="0" w:val="nil"/>
                <w:right w:space="0" w:sz="0" w:val="nil"/>
                <w:between w:space="0" w:sz="0" w:val="nil"/>
              </w:pBdr>
              <w:spacing w:line="280" w:lineRule="auto"/>
              <w:ind w:left="360" w:hanging="360"/>
              <w:rPr>
                <w:rFonts w:ascii="Calibri" w:cs="Calibri" w:eastAsia="Calibri" w:hAnsi="Calibri"/>
                <w:color w:val="000000"/>
              </w:rPr>
            </w:pPr>
            <w:r w:rsidDel="00000000" w:rsidR="00000000" w:rsidRPr="00000000">
              <w:rPr>
                <w:rFonts w:ascii="Calibri" w:cs="Calibri" w:eastAsia="Calibri" w:hAnsi="Calibri"/>
                <w:color w:val="000000"/>
                <w:sz w:val="24"/>
                <w:szCs w:val="24"/>
                <w:rtl w:val="0"/>
              </w:rPr>
              <w:t xml:space="preserve">Report detailing the outcome of the previous year's Pupil Premium expenditure and the impact on student's</w:t>
            </w:r>
            <w:r w:rsidDel="00000000" w:rsidR="00000000" w:rsidRPr="00000000">
              <w:rPr>
                <w:rFonts w:ascii="Calibri" w:cs="Calibri" w:eastAsia="Calibri" w:hAnsi="Calibri"/>
                <w:color w:val="000000"/>
                <w:rtl w:val="0"/>
              </w:rPr>
              <w:t xml:space="preserve"> outcomes</w:t>
            </w:r>
          </w:p>
          <w:p w:rsidR="00000000" w:rsidDel="00000000" w:rsidP="00000000" w:rsidRDefault="00000000" w:rsidRPr="00000000" w14:paraId="000001E4">
            <w:pPr>
              <w:numPr>
                <w:ilvl w:val="0"/>
                <w:numId w:val="8"/>
              </w:numPr>
              <w:spacing w:line="280" w:lineRule="auto"/>
              <w:ind w:left="360"/>
              <w:rPr>
                <w:color w:val="000000"/>
              </w:rPr>
            </w:pPr>
            <w:r w:rsidDel="00000000" w:rsidR="00000000" w:rsidRPr="00000000">
              <w:rPr>
                <w:color w:val="000000"/>
                <w:sz w:val="24"/>
                <w:szCs w:val="24"/>
                <w:rtl w:val="0"/>
              </w:rPr>
              <w:t xml:space="preserve">Report detailing the schools use of the Recovery Premium</w:t>
            </w:r>
            <w:r w:rsidDel="00000000" w:rsidR="00000000" w:rsidRPr="00000000">
              <w:rPr>
                <w:rtl w:val="0"/>
              </w:rPr>
            </w:r>
          </w:p>
          <w:p w:rsidR="00000000" w:rsidDel="00000000" w:rsidP="00000000" w:rsidRDefault="00000000" w:rsidRPr="00000000" w14:paraId="000001E5">
            <w:pPr>
              <w:pageBreakBefore w:val="0"/>
              <w:spacing w:line="240" w:lineRule="auto"/>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E6">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Website </w:t>
            </w:r>
          </w:p>
        </w:tc>
      </w:tr>
      <w:tr>
        <w:trPr>
          <w:cantSplit w:val="0"/>
          <w:tblHeader w:val="0"/>
        </w:trPr>
        <w:tc>
          <w:tcPr/>
          <w:p w:rsidR="00000000" w:rsidDel="00000000" w:rsidP="00000000" w:rsidRDefault="00000000" w:rsidRPr="00000000" w14:paraId="000001E7">
            <w:pPr>
              <w:pageBreakBefore w:val="0"/>
              <w:spacing w:line="240" w:lineRule="auto"/>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PE Sports Grant – reporting and monitoring</w:t>
            </w:r>
          </w:p>
          <w:p w:rsidR="00000000" w:rsidDel="00000000" w:rsidP="00000000" w:rsidRDefault="00000000" w:rsidRPr="00000000" w14:paraId="000001E8">
            <w:pPr>
              <w:pageBreakBefore w:val="0"/>
              <w:numPr>
                <w:ilvl w:val="0"/>
                <w:numId w:val="1"/>
              </w:numPr>
              <w:pBdr>
                <w:top w:space="0" w:sz="0" w:val="nil"/>
                <w:left w:space="0" w:sz="0" w:val="nil"/>
                <w:bottom w:space="0" w:sz="0" w:val="nil"/>
                <w:right w:space="0" w:sz="0" w:val="nil"/>
                <w:between w:space="0" w:sz="0" w:val="nil"/>
              </w:pBdr>
              <w:spacing w:line="240" w:lineRule="auto"/>
              <w:ind w:left="36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Details of the Academy's PE Sports grant allocation including detailed expenditure plans</w:t>
            </w:r>
          </w:p>
          <w:p w:rsidR="00000000" w:rsidDel="00000000" w:rsidP="00000000" w:rsidRDefault="00000000" w:rsidRPr="00000000" w14:paraId="000001E9">
            <w:pPr>
              <w:pageBreakBefore w:val="0"/>
              <w:numPr>
                <w:ilvl w:val="0"/>
                <w:numId w:val="1"/>
              </w:numPr>
              <w:pBdr>
                <w:top w:space="0" w:sz="0" w:val="nil"/>
                <w:left w:space="0" w:sz="0" w:val="nil"/>
                <w:bottom w:space="0" w:sz="0" w:val="nil"/>
                <w:right w:space="0" w:sz="0" w:val="nil"/>
                <w:between w:space="0" w:sz="0" w:val="nil"/>
              </w:pBdr>
              <w:spacing w:line="240" w:lineRule="auto"/>
              <w:ind w:left="36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Reports detailing the impact and student outcomes</w:t>
            </w:r>
          </w:p>
          <w:p w:rsidR="00000000" w:rsidDel="00000000" w:rsidP="00000000" w:rsidRDefault="00000000" w:rsidRPr="00000000" w14:paraId="000001EA">
            <w:pPr>
              <w:pageBreakBefore w:val="0"/>
              <w:pBdr>
                <w:top w:space="0" w:sz="0" w:val="nil"/>
                <w:left w:space="0" w:sz="0" w:val="nil"/>
                <w:bottom w:space="0" w:sz="0" w:val="nil"/>
                <w:right w:space="0" w:sz="0" w:val="nil"/>
                <w:between w:space="0" w:sz="0" w:val="nil"/>
              </w:pBdr>
              <w:spacing w:line="240" w:lineRule="auto"/>
              <w:ind w:left="360" w:firstLine="0"/>
              <w:rPr>
                <w:color w:val="000000"/>
                <w:sz w:val="24"/>
                <w:szCs w:val="24"/>
              </w:rPr>
            </w:pPr>
            <w:r w:rsidDel="00000000" w:rsidR="00000000" w:rsidRPr="00000000">
              <w:rPr>
                <w:rtl w:val="0"/>
              </w:rPr>
            </w:r>
          </w:p>
          <w:p w:rsidR="00000000" w:rsidDel="00000000" w:rsidP="00000000" w:rsidRDefault="00000000" w:rsidRPr="00000000" w14:paraId="000001EB">
            <w:pPr>
              <w:pageBreakBefore w:val="0"/>
              <w:pBdr>
                <w:top w:space="0" w:sz="0" w:val="nil"/>
                <w:left w:space="0" w:sz="0" w:val="nil"/>
                <w:bottom w:space="0" w:sz="0" w:val="nil"/>
                <w:right w:space="0" w:sz="0" w:val="nil"/>
                <w:between w:space="0" w:sz="0" w:val="nil"/>
              </w:pBdr>
              <w:spacing w:line="240" w:lineRule="auto"/>
              <w:ind w:left="0" w:firstLine="0"/>
              <w:rPr>
                <w:b w:val="1"/>
                <w:color w:val="000000"/>
                <w:sz w:val="24"/>
                <w:szCs w:val="24"/>
              </w:rPr>
            </w:pPr>
            <w:r w:rsidDel="00000000" w:rsidR="00000000" w:rsidRPr="00000000">
              <w:rPr>
                <w:b w:val="1"/>
                <w:color w:val="000000"/>
                <w:sz w:val="24"/>
                <w:szCs w:val="24"/>
                <w:rtl w:val="0"/>
              </w:rPr>
              <w:t xml:space="preserve">Coronavirus Catch Up Premium - reporting and monitoring</w:t>
            </w:r>
          </w:p>
          <w:p w:rsidR="00000000" w:rsidDel="00000000" w:rsidP="00000000" w:rsidRDefault="00000000" w:rsidRPr="00000000" w14:paraId="000001EC">
            <w:pPr>
              <w:pageBreakBefore w:val="0"/>
              <w:numPr>
                <w:ilvl w:val="0"/>
                <w:numId w:val="1"/>
              </w:numPr>
              <w:pBdr>
                <w:top w:space="0" w:sz="0" w:val="nil"/>
                <w:left w:space="0" w:sz="0" w:val="nil"/>
                <w:bottom w:space="0" w:sz="0" w:val="nil"/>
                <w:right w:space="0" w:sz="0" w:val="nil"/>
                <w:between w:space="0" w:sz="0" w:val="nil"/>
              </w:pBdr>
              <w:spacing w:line="240" w:lineRule="auto"/>
              <w:ind w:left="360" w:hanging="360"/>
              <w:rPr>
                <w:color w:val="000000"/>
                <w:sz w:val="24"/>
                <w:szCs w:val="24"/>
                <w:u w:val="none"/>
              </w:rPr>
            </w:pPr>
            <w:r w:rsidDel="00000000" w:rsidR="00000000" w:rsidRPr="00000000">
              <w:rPr>
                <w:color w:val="000000"/>
                <w:sz w:val="24"/>
                <w:szCs w:val="24"/>
                <w:rtl w:val="0"/>
              </w:rPr>
              <w:t xml:space="preserve">Details of the Academy’s Coronavirus Catch Up grant allocation including detailed expenditure plans</w:t>
            </w:r>
          </w:p>
          <w:p w:rsidR="00000000" w:rsidDel="00000000" w:rsidP="00000000" w:rsidRDefault="00000000" w:rsidRPr="00000000" w14:paraId="000001ED">
            <w:pPr>
              <w:pageBreakBefore w:val="0"/>
              <w:numPr>
                <w:ilvl w:val="0"/>
                <w:numId w:val="1"/>
              </w:numPr>
              <w:pBdr>
                <w:top w:space="0" w:sz="0" w:val="nil"/>
                <w:left w:space="0" w:sz="0" w:val="nil"/>
                <w:bottom w:space="0" w:sz="0" w:val="nil"/>
                <w:right w:space="0" w:sz="0" w:val="nil"/>
                <w:between w:space="0" w:sz="0" w:val="nil"/>
              </w:pBdr>
              <w:spacing w:line="240" w:lineRule="auto"/>
              <w:ind w:left="360" w:hanging="360"/>
              <w:rPr>
                <w:color w:val="000000"/>
                <w:sz w:val="24"/>
                <w:szCs w:val="24"/>
                <w:u w:val="none"/>
              </w:rPr>
            </w:pPr>
            <w:r w:rsidDel="00000000" w:rsidR="00000000" w:rsidRPr="00000000">
              <w:rPr>
                <w:color w:val="000000"/>
                <w:sz w:val="24"/>
                <w:szCs w:val="24"/>
                <w:rtl w:val="0"/>
              </w:rPr>
              <w:t xml:space="preserve">Reports detailing the impact and student outcomes</w:t>
            </w:r>
          </w:p>
        </w:tc>
        <w:tc>
          <w:tcPr/>
          <w:p w:rsidR="00000000" w:rsidDel="00000000" w:rsidP="00000000" w:rsidRDefault="00000000" w:rsidRPr="00000000" w14:paraId="000001EE">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EF">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Website</w:t>
            </w:r>
          </w:p>
          <w:p w:rsidR="00000000" w:rsidDel="00000000" w:rsidP="00000000" w:rsidRDefault="00000000" w:rsidRPr="00000000" w14:paraId="000001F0">
            <w:pPr>
              <w:pageBreakBefore w:val="0"/>
              <w:spacing w:line="240" w:lineRule="auto"/>
              <w:rPr>
                <w:color w:val="000000"/>
                <w:sz w:val="24"/>
                <w:szCs w:val="24"/>
              </w:rPr>
            </w:pPr>
            <w:r w:rsidDel="00000000" w:rsidR="00000000" w:rsidRPr="00000000">
              <w:rPr>
                <w:rtl w:val="0"/>
              </w:rPr>
            </w:r>
          </w:p>
          <w:p w:rsidR="00000000" w:rsidDel="00000000" w:rsidP="00000000" w:rsidRDefault="00000000" w:rsidRPr="00000000" w14:paraId="000001F1">
            <w:pPr>
              <w:pageBreakBefore w:val="0"/>
              <w:spacing w:line="240" w:lineRule="auto"/>
              <w:rPr>
                <w:color w:val="000000"/>
                <w:sz w:val="24"/>
                <w:szCs w:val="24"/>
              </w:rPr>
            </w:pPr>
            <w:r w:rsidDel="00000000" w:rsidR="00000000" w:rsidRPr="00000000">
              <w:rPr>
                <w:rtl w:val="0"/>
              </w:rPr>
            </w:r>
          </w:p>
          <w:p w:rsidR="00000000" w:rsidDel="00000000" w:rsidP="00000000" w:rsidRDefault="00000000" w:rsidRPr="00000000" w14:paraId="000001F2">
            <w:pPr>
              <w:pageBreakBefore w:val="0"/>
              <w:spacing w:line="240" w:lineRule="auto"/>
              <w:rPr>
                <w:color w:val="000000"/>
                <w:sz w:val="24"/>
                <w:szCs w:val="24"/>
              </w:rPr>
            </w:pPr>
            <w:r w:rsidDel="00000000" w:rsidR="00000000" w:rsidRPr="00000000">
              <w:rPr>
                <w:color w:val="000000"/>
                <w:sz w:val="24"/>
                <w:szCs w:val="24"/>
                <w:rtl w:val="0"/>
              </w:rPr>
              <w:t xml:space="preserve">Website</w:t>
            </w:r>
          </w:p>
        </w:tc>
      </w:tr>
    </w:tbl>
    <w:p w:rsidR="00000000" w:rsidDel="00000000" w:rsidP="00000000" w:rsidRDefault="00000000" w:rsidRPr="00000000" w14:paraId="000001F3">
      <w:pPr>
        <w:pageBreakBefore w:val="0"/>
        <w:rPr>
          <w:rFonts w:ascii="Calibri" w:cs="Calibri" w:eastAsia="Calibri" w:hAnsi="Calibri"/>
        </w:rPr>
      </w:pPr>
      <w:r w:rsidDel="00000000" w:rsidR="00000000" w:rsidRPr="00000000">
        <w:rPr>
          <w:rtl w:val="0"/>
        </w:rPr>
      </w:r>
    </w:p>
    <w:tbl>
      <w:tblPr>
        <w:tblStyle w:val="Table6"/>
        <w:tblW w:w="14737.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2469"/>
        <w:gridCol w:w="2268"/>
        <w:tblGridChange w:id="0">
          <w:tblGrid>
            <w:gridCol w:w="12469"/>
            <w:gridCol w:w="2268"/>
          </w:tblGrid>
        </w:tblGridChange>
      </w:tblGrid>
      <w:tr>
        <w:trPr>
          <w:cantSplit w:val="0"/>
          <w:tblHeader w:val="0"/>
        </w:trPr>
        <w:tc>
          <w:tcPr>
            <w:shd w:fill="f2f2f2" w:val="clear"/>
          </w:tcPr>
          <w:p w:rsidR="00000000" w:rsidDel="00000000" w:rsidP="00000000" w:rsidRDefault="00000000" w:rsidRPr="00000000" w14:paraId="000001F4">
            <w:pPr>
              <w:pStyle w:val="Heading2"/>
              <w:pageBreakBefore w:val="0"/>
              <w:rPr/>
            </w:pPr>
            <w:bookmarkStart w:colFirst="0" w:colLast="0" w:name="_2et92p0" w:id="5"/>
            <w:bookmarkEnd w:id="5"/>
            <w:r w:rsidDel="00000000" w:rsidR="00000000" w:rsidRPr="00000000">
              <w:rPr>
                <w:rtl w:val="0"/>
              </w:rPr>
              <w:t xml:space="preserve">Class 3 – What our priorities are and how we are doing</w:t>
            </w:r>
          </w:p>
          <w:p w:rsidR="00000000" w:rsidDel="00000000" w:rsidP="00000000" w:rsidRDefault="00000000" w:rsidRPr="00000000" w14:paraId="000001F5">
            <w:pPr>
              <w:pStyle w:val="Heading3"/>
              <w:pageBreakBefore w:val="0"/>
              <w:rPr>
                <w:color w:val="000000"/>
              </w:rPr>
            </w:pPr>
            <w:r w:rsidDel="00000000" w:rsidR="00000000" w:rsidRPr="00000000">
              <w:rPr>
                <w:rtl w:val="0"/>
              </w:rPr>
              <w:t xml:space="preserve">Strategies and plans, performance indicators, audits, inspections and reviews</w:t>
            </w:r>
            <w:r w:rsidDel="00000000" w:rsidR="00000000" w:rsidRPr="00000000">
              <w:rPr>
                <w:color w:val="000000"/>
                <w:rtl w:val="0"/>
              </w:rPr>
              <w:t xml:space="preserve"> (Current information as a minimum)</w:t>
            </w:r>
          </w:p>
          <w:p w:rsidR="00000000" w:rsidDel="00000000" w:rsidP="00000000" w:rsidRDefault="00000000" w:rsidRPr="00000000" w14:paraId="000001F6">
            <w:pPr>
              <w:pStyle w:val="Heading3"/>
              <w:pageBreakBefore w:val="0"/>
              <w:rPr>
                <w:color w:val="000000"/>
              </w:rPr>
            </w:pPr>
            <w:r w:rsidDel="00000000" w:rsidR="00000000" w:rsidRPr="00000000">
              <w:rPr>
                <w:color w:val="000000"/>
                <w:sz w:val="22"/>
                <w:szCs w:val="22"/>
                <w:rtl w:val="0"/>
              </w:rPr>
              <w:t xml:space="preserve">Hard copies provided upon written request - this may incur a minimal charge.  Trust Board minutes may be provided upon written request</w:t>
            </w:r>
            <w:r w:rsidDel="00000000" w:rsidR="00000000" w:rsidRPr="00000000">
              <w:rPr>
                <w:rtl w:val="0"/>
              </w:rPr>
            </w:r>
          </w:p>
          <w:p w:rsidR="00000000" w:rsidDel="00000000" w:rsidP="00000000" w:rsidRDefault="00000000" w:rsidRPr="00000000" w14:paraId="000001F7">
            <w:pPr>
              <w:pageBreakBefore w:val="0"/>
              <w:spacing w:line="240" w:lineRule="auto"/>
              <w:rPr>
                <w:rFonts w:ascii="Calibri" w:cs="Calibri" w:eastAsia="Calibri" w:hAnsi="Calibri"/>
                <w:color w:val="000000"/>
              </w:rPr>
            </w:pPr>
            <w:r w:rsidDel="00000000" w:rsidR="00000000" w:rsidRPr="00000000">
              <w:rPr>
                <w:rtl w:val="0"/>
              </w:rPr>
            </w:r>
          </w:p>
        </w:tc>
        <w:tc>
          <w:tcPr>
            <w:shd w:fill="f2f2f2" w:val="clear"/>
          </w:tcPr>
          <w:p w:rsidR="00000000" w:rsidDel="00000000" w:rsidP="00000000" w:rsidRDefault="00000000" w:rsidRPr="00000000" w14:paraId="000001F8">
            <w:pPr>
              <w:pageBreakBefore w:val="0"/>
              <w:spacing w:line="240" w:lineRule="auto"/>
              <w:rPr>
                <w:rFonts w:ascii="Calibri" w:cs="Calibri" w:eastAsia="Calibri" w:hAnsi="Calibri"/>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F9">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Academy profile including:</w:t>
            </w:r>
          </w:p>
          <w:p w:rsidR="00000000" w:rsidDel="00000000" w:rsidP="00000000" w:rsidRDefault="00000000" w:rsidRPr="00000000" w14:paraId="000001FA">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most recent Ofsted report including</w:t>
            </w:r>
          </w:p>
          <w:p w:rsidR="00000000" w:rsidDel="00000000" w:rsidP="00000000" w:rsidRDefault="00000000" w:rsidRPr="00000000" w14:paraId="000001FB">
            <w:pPr>
              <w:pageBreakBefore w:val="0"/>
              <w:numPr>
                <w:ilvl w:val="0"/>
                <w:numId w:val="7"/>
              </w:numPr>
              <w:pBdr>
                <w:top w:space="0" w:sz="0" w:val="nil"/>
                <w:left w:space="0" w:sz="0" w:val="nil"/>
                <w:bottom w:space="0" w:sz="0" w:val="nil"/>
                <w:right w:space="0" w:sz="0" w:val="nil"/>
                <w:between w:space="0" w:sz="0" w:val="nil"/>
              </w:pBdr>
              <w:spacing w:line="24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Summary</w:t>
            </w:r>
          </w:p>
          <w:p w:rsidR="00000000" w:rsidDel="00000000" w:rsidP="00000000" w:rsidRDefault="00000000" w:rsidRPr="00000000" w14:paraId="000001FC">
            <w:pPr>
              <w:pageBreakBefore w:val="0"/>
              <w:numPr>
                <w:ilvl w:val="0"/>
                <w:numId w:val="7"/>
              </w:numPr>
              <w:pBdr>
                <w:top w:space="0" w:sz="0" w:val="nil"/>
                <w:left w:space="0" w:sz="0" w:val="nil"/>
                <w:bottom w:space="0" w:sz="0" w:val="nil"/>
                <w:right w:space="0" w:sz="0" w:val="nil"/>
                <w:between w:space="0" w:sz="0" w:val="nil"/>
              </w:pBdr>
              <w:spacing w:line="24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Full report</w:t>
            </w:r>
          </w:p>
          <w:p w:rsidR="00000000" w:rsidDel="00000000" w:rsidP="00000000" w:rsidRDefault="00000000" w:rsidRPr="00000000" w14:paraId="000001FD">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FE">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Post Ofsted inspection action plan</w:t>
            </w:r>
          </w:p>
          <w:p w:rsidR="00000000" w:rsidDel="00000000" w:rsidP="00000000" w:rsidRDefault="00000000" w:rsidRPr="00000000" w14:paraId="000001FF">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200">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Performance data at each key stage</w:t>
            </w:r>
          </w:p>
          <w:p w:rsidR="00000000" w:rsidDel="00000000" w:rsidP="00000000" w:rsidRDefault="00000000" w:rsidRPr="00000000" w14:paraId="00000201">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202">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National performance data</w:t>
            </w:r>
          </w:p>
        </w:tc>
        <w:tc>
          <w:tcPr/>
          <w:p w:rsidR="00000000" w:rsidDel="00000000" w:rsidP="00000000" w:rsidRDefault="00000000" w:rsidRPr="00000000" w14:paraId="00000203">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Website</w:t>
            </w:r>
          </w:p>
          <w:p w:rsidR="00000000" w:rsidDel="00000000" w:rsidP="00000000" w:rsidRDefault="00000000" w:rsidRPr="00000000" w14:paraId="00000204">
            <w:pPr>
              <w:pageBreakBefore w:val="0"/>
              <w:spacing w:line="240" w:lineRule="auto"/>
              <w:rPr>
                <w:rFonts w:ascii="Calibri" w:cs="Calibri" w:eastAsia="Calibri" w:hAnsi="Calibri"/>
                <w:color w:val="000000"/>
                <w:sz w:val="24"/>
                <w:szCs w:val="24"/>
              </w:rPr>
            </w:pPr>
            <w:hyperlink r:id="rId19">
              <w:r w:rsidDel="00000000" w:rsidR="00000000" w:rsidRPr="00000000">
                <w:rPr>
                  <w:rFonts w:ascii="Calibri" w:cs="Calibri" w:eastAsia="Calibri" w:hAnsi="Calibri"/>
                  <w:color w:val="000000"/>
                  <w:sz w:val="24"/>
                  <w:szCs w:val="24"/>
                  <w:u w:val="single"/>
                  <w:rtl w:val="0"/>
                </w:rPr>
                <w:t xml:space="preserve">www.ofsted.gov.uk</w:t>
              </w:r>
            </w:hyperlink>
            <w:r w:rsidDel="00000000" w:rsidR="00000000" w:rsidRPr="00000000">
              <w:rPr>
                <w:rtl w:val="0"/>
              </w:rPr>
            </w:r>
          </w:p>
          <w:p w:rsidR="00000000" w:rsidDel="00000000" w:rsidP="00000000" w:rsidRDefault="00000000" w:rsidRPr="00000000" w14:paraId="00000205">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206">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207">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Hard Copy</w:t>
            </w:r>
          </w:p>
          <w:p w:rsidR="00000000" w:rsidDel="00000000" w:rsidP="00000000" w:rsidRDefault="00000000" w:rsidRPr="00000000" w14:paraId="00000208">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209">
            <w:pPr>
              <w:pageBreakBefore w:val="0"/>
              <w:spacing w:line="240" w:lineRule="auto"/>
              <w:rPr>
                <w:rFonts w:ascii="Calibri" w:cs="Calibri" w:eastAsia="Calibri" w:hAnsi="Calibri"/>
                <w:color w:val="000000"/>
                <w:sz w:val="24"/>
                <w:szCs w:val="24"/>
              </w:rPr>
            </w:pPr>
            <w:hyperlink r:id="rId20">
              <w:r w:rsidDel="00000000" w:rsidR="00000000" w:rsidRPr="00000000">
                <w:rPr>
                  <w:rFonts w:ascii="Calibri" w:cs="Calibri" w:eastAsia="Calibri" w:hAnsi="Calibri"/>
                  <w:color w:val="000000"/>
                  <w:sz w:val="24"/>
                  <w:szCs w:val="24"/>
                  <w:u w:val="single"/>
                  <w:rtl w:val="0"/>
                </w:rPr>
                <w:t xml:space="preserve">https://compare-academy-performance.service.gov.uk/academy</w:t>
              </w:r>
            </w:hyperlink>
            <w:r w:rsidDel="00000000" w:rsidR="00000000" w:rsidRPr="00000000">
              <w:rPr>
                <w:rtl w:val="0"/>
              </w:rPr>
            </w:r>
          </w:p>
        </w:tc>
      </w:tr>
    </w:tbl>
    <w:p w:rsidR="00000000" w:rsidDel="00000000" w:rsidP="00000000" w:rsidRDefault="00000000" w:rsidRPr="00000000" w14:paraId="0000020A">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20B">
      <w:pPr>
        <w:pageBreakBefore w:val="0"/>
        <w:rPr/>
      </w:pPr>
      <w:bookmarkStart w:colFirst="0" w:colLast="0" w:name="_tyjcwt" w:id="6"/>
      <w:bookmarkEnd w:id="6"/>
      <w:r w:rsidDel="00000000" w:rsidR="00000000" w:rsidRPr="00000000">
        <w:br w:type="page"/>
      </w:r>
      <w:r w:rsidDel="00000000" w:rsidR="00000000" w:rsidRPr="00000000">
        <w:rPr>
          <w:rtl w:val="0"/>
        </w:rPr>
      </w:r>
    </w:p>
    <w:tbl>
      <w:tblPr>
        <w:tblStyle w:val="Table7"/>
        <w:tblW w:w="14737.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2469"/>
        <w:gridCol w:w="2268"/>
        <w:tblGridChange w:id="0">
          <w:tblGrid>
            <w:gridCol w:w="12469"/>
            <w:gridCol w:w="2268"/>
          </w:tblGrid>
        </w:tblGridChange>
      </w:tblGrid>
      <w:tr>
        <w:trPr>
          <w:cantSplit w:val="0"/>
          <w:tblHeader w:val="0"/>
        </w:trPr>
        <w:tc>
          <w:tcPr>
            <w:shd w:fill="f2f2f2" w:val="clear"/>
          </w:tcPr>
          <w:p w:rsidR="00000000" w:rsidDel="00000000" w:rsidP="00000000" w:rsidRDefault="00000000" w:rsidRPr="00000000" w14:paraId="0000020C">
            <w:pPr>
              <w:pStyle w:val="Heading2"/>
              <w:pageBreakBefore w:val="0"/>
              <w:rPr/>
            </w:pPr>
            <w:r w:rsidDel="00000000" w:rsidR="00000000" w:rsidRPr="00000000">
              <w:rPr>
                <w:rtl w:val="0"/>
              </w:rPr>
              <w:t xml:space="preserve">Class 4 – How we make decisions</w:t>
            </w:r>
          </w:p>
          <w:p w:rsidR="00000000" w:rsidDel="00000000" w:rsidP="00000000" w:rsidRDefault="00000000" w:rsidRPr="00000000" w14:paraId="0000020D">
            <w:pPr>
              <w:pStyle w:val="Heading3"/>
              <w:pageBreakBefore w:val="0"/>
              <w:rPr>
                <w:rFonts w:ascii="Calibri" w:cs="Calibri" w:eastAsia="Calibri" w:hAnsi="Calibri"/>
                <w:color w:val="000000"/>
                <w:sz w:val="24"/>
                <w:szCs w:val="24"/>
              </w:rPr>
            </w:pPr>
            <w:r w:rsidDel="00000000" w:rsidR="00000000" w:rsidRPr="00000000">
              <w:rPr>
                <w:rtl w:val="0"/>
              </w:rPr>
              <w:t xml:space="preserve">Decision</w:t>
            </w:r>
            <w:r w:rsidDel="00000000" w:rsidR="00000000" w:rsidRPr="00000000">
              <w:rPr>
                <w:b w:val="1"/>
                <w:rtl w:val="0"/>
              </w:rPr>
              <w:t xml:space="preserve">-</w:t>
            </w:r>
            <w:r w:rsidDel="00000000" w:rsidR="00000000" w:rsidRPr="00000000">
              <w:rPr>
                <w:rtl w:val="0"/>
              </w:rPr>
              <w:t xml:space="preserve">making processes and records of decisions </w:t>
            </w:r>
            <w:r w:rsidDel="00000000" w:rsidR="00000000" w:rsidRPr="00000000">
              <w:rPr>
                <w:rFonts w:ascii="Calibri" w:cs="Calibri" w:eastAsia="Calibri" w:hAnsi="Calibri"/>
                <w:color w:val="000000"/>
                <w:sz w:val="24"/>
                <w:szCs w:val="24"/>
                <w:rtl w:val="0"/>
              </w:rPr>
              <w:t xml:space="preserve">(Current and previous three years as a minimum)</w:t>
            </w:r>
          </w:p>
          <w:p w:rsidR="00000000" w:rsidDel="00000000" w:rsidP="00000000" w:rsidRDefault="00000000" w:rsidRPr="00000000" w14:paraId="0000020E">
            <w:pPr>
              <w:pageBreakBefore w:val="0"/>
              <w:rPr/>
            </w:pPr>
            <w:r w:rsidDel="00000000" w:rsidR="00000000" w:rsidRPr="00000000">
              <w:rPr>
                <w:color w:val="000000"/>
                <w:rtl w:val="0"/>
              </w:rPr>
              <w:t xml:space="preserve">Hard copies provided upon written request - this may incur a minimal charge.  Trust Board minutes may be provided upon written request</w:t>
            </w:r>
            <w:r w:rsidDel="00000000" w:rsidR="00000000" w:rsidRPr="00000000">
              <w:rPr>
                <w:rtl w:val="0"/>
              </w:rPr>
            </w:r>
          </w:p>
          <w:p w:rsidR="00000000" w:rsidDel="00000000" w:rsidP="00000000" w:rsidRDefault="00000000" w:rsidRPr="00000000" w14:paraId="0000020F">
            <w:pPr>
              <w:pageBreakBefore w:val="0"/>
              <w:spacing w:line="240" w:lineRule="auto"/>
              <w:rPr>
                <w:rFonts w:ascii="Calibri" w:cs="Calibri" w:eastAsia="Calibri" w:hAnsi="Calibri"/>
                <w:color w:val="000000"/>
                <w:sz w:val="24"/>
                <w:szCs w:val="24"/>
              </w:rPr>
            </w:pPr>
            <w:r w:rsidDel="00000000" w:rsidR="00000000" w:rsidRPr="00000000">
              <w:rPr>
                <w:rtl w:val="0"/>
              </w:rPr>
            </w:r>
          </w:p>
        </w:tc>
        <w:tc>
          <w:tcPr>
            <w:shd w:fill="f2f2f2" w:val="clear"/>
          </w:tcPr>
          <w:p w:rsidR="00000000" w:rsidDel="00000000" w:rsidP="00000000" w:rsidRDefault="00000000" w:rsidRPr="00000000" w14:paraId="00000210">
            <w:pPr>
              <w:pageBreakBefore w:val="0"/>
              <w:spacing w:line="240" w:lineRule="auto"/>
              <w:rPr>
                <w:rFonts w:ascii="Calibri" w:cs="Calibri" w:eastAsia="Calibri" w:hAnsi="Calibri"/>
                <w:color w:val="000000"/>
              </w:rPr>
            </w:pPr>
            <w:r w:rsidDel="00000000" w:rsidR="00000000" w:rsidRPr="00000000">
              <w:rPr>
                <w:rtl w:val="0"/>
              </w:rPr>
            </w:r>
          </w:p>
        </w:tc>
      </w:tr>
      <w:tr>
        <w:trPr>
          <w:cantSplit w:val="0"/>
          <w:tblHeader w:val="0"/>
        </w:trPr>
        <w:tc>
          <w:tcPr/>
          <w:p w:rsidR="00000000" w:rsidDel="00000000" w:rsidP="00000000" w:rsidRDefault="00000000" w:rsidRPr="00000000" w14:paraId="00000211">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Admissions policy – managed by Local Authority</w:t>
            </w:r>
          </w:p>
          <w:p w:rsidR="00000000" w:rsidDel="00000000" w:rsidP="00000000" w:rsidRDefault="00000000" w:rsidRPr="00000000" w14:paraId="00000212">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Admissions appeals – managed by Trust Board Committee heard by Local Authority Appeals panel</w:t>
            </w:r>
          </w:p>
          <w:p w:rsidR="00000000" w:rsidDel="00000000" w:rsidP="00000000" w:rsidRDefault="00000000" w:rsidRPr="00000000" w14:paraId="00000213">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214">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Exclusions policy – academy policy based on Local Authority model</w:t>
            </w:r>
          </w:p>
          <w:p w:rsidR="00000000" w:rsidDel="00000000" w:rsidP="00000000" w:rsidRDefault="00000000" w:rsidRPr="00000000" w14:paraId="00000215">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Exclusions appeals – managed by Trust Board Committee heard by Local Authority Exclusions panel</w:t>
            </w:r>
          </w:p>
        </w:tc>
        <w:tc>
          <w:tcPr/>
          <w:p w:rsidR="00000000" w:rsidDel="00000000" w:rsidP="00000000" w:rsidRDefault="00000000" w:rsidRPr="00000000" w14:paraId="00000216">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Website</w:t>
            </w:r>
          </w:p>
          <w:p w:rsidR="00000000" w:rsidDel="00000000" w:rsidP="00000000" w:rsidRDefault="00000000" w:rsidRPr="00000000" w14:paraId="00000217">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Trust Board minutes</w:t>
            </w:r>
          </w:p>
          <w:p w:rsidR="00000000" w:rsidDel="00000000" w:rsidP="00000000" w:rsidRDefault="00000000" w:rsidRPr="00000000" w14:paraId="00000218">
            <w:pPr>
              <w:pageBreakBefore w:val="0"/>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219">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Website</w:t>
            </w:r>
          </w:p>
          <w:p w:rsidR="00000000" w:rsidDel="00000000" w:rsidP="00000000" w:rsidRDefault="00000000" w:rsidRPr="00000000" w14:paraId="0000021A">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Trust Board minutes</w:t>
            </w:r>
          </w:p>
          <w:p w:rsidR="00000000" w:rsidDel="00000000" w:rsidP="00000000" w:rsidRDefault="00000000" w:rsidRPr="00000000" w14:paraId="0000021B">
            <w:pPr>
              <w:pageBreakBefore w:val="0"/>
              <w:spacing w:line="240" w:lineRule="auto"/>
              <w:rPr>
                <w:rFonts w:ascii="Calibri" w:cs="Calibri" w:eastAsia="Calibri" w:hAnsi="Calibri"/>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1C">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Board of trustees agendas and minutes of meetings are stored on Governor Hub (please specify)</w:t>
            </w:r>
          </w:p>
          <w:p w:rsidR="00000000" w:rsidDel="00000000" w:rsidP="00000000" w:rsidRDefault="00000000" w:rsidRPr="00000000" w14:paraId="0000021D">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Confidential items and minutes are not available under the scheme</w:t>
            </w:r>
          </w:p>
          <w:p w:rsidR="00000000" w:rsidDel="00000000" w:rsidP="00000000" w:rsidRDefault="00000000" w:rsidRPr="00000000" w14:paraId="0000021E">
            <w:pPr>
              <w:pageBreakBefore w:val="0"/>
              <w:spacing w:line="240" w:lineRule="auto"/>
              <w:rPr>
                <w:rFonts w:ascii="Calibri" w:cs="Calibri" w:eastAsia="Calibri" w:hAnsi="Calibri"/>
                <w:color w:val="000000"/>
                <w:sz w:val="24"/>
                <w:szCs w:val="24"/>
              </w:rPr>
            </w:pPr>
            <w:r w:rsidDel="00000000" w:rsidR="00000000" w:rsidRPr="00000000">
              <w:rPr>
                <w:rtl w:val="0"/>
              </w:rPr>
            </w:r>
          </w:p>
        </w:tc>
        <w:tc>
          <w:tcPr/>
          <w:p w:rsidR="00000000" w:rsidDel="00000000" w:rsidP="00000000" w:rsidRDefault="00000000" w:rsidRPr="00000000" w14:paraId="0000021F">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Hard Copy</w:t>
            </w:r>
          </w:p>
        </w:tc>
      </w:tr>
    </w:tbl>
    <w:p w:rsidR="00000000" w:rsidDel="00000000" w:rsidP="00000000" w:rsidRDefault="00000000" w:rsidRPr="00000000" w14:paraId="00000220">
      <w:pPr>
        <w:pageBreakBefore w:val="0"/>
        <w:spacing w:after="0" w:line="240" w:lineRule="auto"/>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221">
      <w:pPr>
        <w:pageBreakBefore w:val="0"/>
        <w:spacing w:after="0" w:line="240" w:lineRule="auto"/>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222">
      <w:pPr>
        <w:pageBreakBefore w:val="0"/>
        <w:spacing w:after="0" w:line="240" w:lineRule="auto"/>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223">
      <w:pPr>
        <w:pageBreakBefore w:val="0"/>
        <w:spacing w:line="280" w:lineRule="auto"/>
        <w:rPr>
          <w:rFonts w:ascii="Calibri" w:cs="Calibri" w:eastAsia="Calibri" w:hAnsi="Calibri"/>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24">
      <w:pPr>
        <w:pStyle w:val="Heading2"/>
        <w:pageBreakBefore w:val="0"/>
        <w:rPr/>
      </w:pPr>
      <w:r w:rsidDel="00000000" w:rsidR="00000000" w:rsidRPr="00000000">
        <w:rPr>
          <w:rtl w:val="0"/>
        </w:rPr>
        <w:t xml:space="preserve">Class 5:   Academy Policies and Procedures</w:t>
      </w:r>
    </w:p>
    <w:p w:rsidR="00000000" w:rsidDel="00000000" w:rsidP="00000000" w:rsidRDefault="00000000" w:rsidRPr="00000000" w14:paraId="00000225">
      <w:pPr>
        <w:pStyle w:val="Heading3"/>
        <w:pageBreakBefore w:val="0"/>
        <w:rPr/>
      </w:pPr>
      <w:r w:rsidDel="00000000" w:rsidR="00000000" w:rsidRPr="00000000">
        <w:rPr>
          <w:rtl w:val="0"/>
        </w:rPr>
        <w:t xml:space="preserve">Current written policies and procedures for delivering education and ensuring responsibilities are met</w:t>
      </w:r>
    </w:p>
    <w:p w:rsidR="00000000" w:rsidDel="00000000" w:rsidP="00000000" w:rsidRDefault="00000000" w:rsidRPr="00000000" w14:paraId="00000226">
      <w:pPr>
        <w:pageBreakBefore w:val="0"/>
        <w:spacing w:after="0" w:line="24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227">
      <w:pPr>
        <w:pageBreakBefore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is a list of </w:t>
      </w:r>
      <w:r w:rsidDel="00000000" w:rsidR="00000000" w:rsidRPr="00000000">
        <w:rPr>
          <w:rFonts w:ascii="Calibri" w:cs="Calibri" w:eastAsia="Calibri" w:hAnsi="Calibri"/>
          <w:b w:val="1"/>
          <w:sz w:val="24"/>
          <w:szCs w:val="24"/>
          <w:rtl w:val="0"/>
        </w:rPr>
        <w:t xml:space="preserve">Statutory Policies and Procedures</w:t>
      </w:r>
      <w:r w:rsidDel="00000000" w:rsidR="00000000" w:rsidRPr="00000000">
        <w:rPr>
          <w:rFonts w:ascii="Calibri" w:cs="Calibri" w:eastAsia="Calibri" w:hAnsi="Calibri"/>
          <w:sz w:val="24"/>
          <w:szCs w:val="24"/>
          <w:rtl w:val="0"/>
        </w:rPr>
        <w:t xml:space="preserve"> all Schools, Free Schools and Academies in England and Wales should have in place (based on information published by DfE - updated 27.1.20)  </w:t>
      </w:r>
      <w:hyperlink r:id="rId21">
        <w:r w:rsidDel="00000000" w:rsidR="00000000" w:rsidRPr="00000000">
          <w:rPr>
            <w:rFonts w:ascii="Calibri" w:cs="Calibri" w:eastAsia="Calibri" w:hAnsi="Calibri"/>
            <w:i w:val="1"/>
            <w:color w:val="1155cc"/>
            <w:sz w:val="24"/>
            <w:szCs w:val="24"/>
            <w:u w:val="single"/>
            <w:rtl w:val="0"/>
          </w:rPr>
          <w:t xml:space="preserve">Link to Statutory DfE Documents</w:t>
        </w:r>
      </w:hyperlink>
      <w:r w:rsidDel="00000000" w:rsidR="00000000" w:rsidRPr="00000000">
        <w:rPr>
          <w:rtl w:val="0"/>
        </w:rPr>
      </w:r>
    </w:p>
    <w:tbl>
      <w:tblPr>
        <w:tblStyle w:val="Table8"/>
        <w:tblW w:w="13948.000000000002"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4390"/>
        <w:gridCol w:w="1842"/>
        <w:gridCol w:w="1843"/>
        <w:gridCol w:w="1892"/>
        <w:gridCol w:w="3981"/>
        <w:tblGridChange w:id="0">
          <w:tblGrid>
            <w:gridCol w:w="4390"/>
            <w:gridCol w:w="1842"/>
            <w:gridCol w:w="1843"/>
            <w:gridCol w:w="1892"/>
            <w:gridCol w:w="3981"/>
          </w:tblGrid>
        </w:tblGridChange>
      </w:tblGrid>
      <w:tr>
        <w:trPr>
          <w:cantSplit w:val="0"/>
          <w:tblHeader w:val="0"/>
        </w:trPr>
        <w:tc>
          <w:tcPr>
            <w:shd w:fill="f2f2f2" w:val="clear"/>
          </w:tcPr>
          <w:p w:rsidR="00000000" w:rsidDel="00000000" w:rsidP="00000000" w:rsidRDefault="00000000" w:rsidRPr="00000000" w14:paraId="00000228">
            <w:pPr>
              <w:pageBreakBefore w:val="0"/>
              <w:spacing w:line="240" w:lineRule="auto"/>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Policy / Procedure</w:t>
            </w:r>
          </w:p>
        </w:tc>
        <w:tc>
          <w:tcPr>
            <w:shd w:fill="f2f2f2" w:val="clear"/>
          </w:tcPr>
          <w:p w:rsidR="00000000" w:rsidDel="00000000" w:rsidP="00000000" w:rsidRDefault="00000000" w:rsidRPr="00000000" w14:paraId="00000229">
            <w:pPr>
              <w:pageBreakBefore w:val="0"/>
              <w:spacing w:line="240" w:lineRule="auto"/>
              <w:jc w:val="center"/>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Academy</w:t>
            </w:r>
          </w:p>
        </w:tc>
        <w:tc>
          <w:tcPr>
            <w:shd w:fill="f2f2f2" w:val="clear"/>
          </w:tcPr>
          <w:p w:rsidR="00000000" w:rsidDel="00000000" w:rsidP="00000000" w:rsidRDefault="00000000" w:rsidRPr="00000000" w14:paraId="0000022A">
            <w:pPr>
              <w:pageBreakBefore w:val="0"/>
              <w:spacing w:line="240" w:lineRule="auto"/>
              <w:jc w:val="center"/>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Publication on Website</w:t>
            </w:r>
          </w:p>
        </w:tc>
        <w:tc>
          <w:tcPr>
            <w:shd w:fill="f2f2f2" w:val="clear"/>
          </w:tcPr>
          <w:p w:rsidR="00000000" w:rsidDel="00000000" w:rsidP="00000000" w:rsidRDefault="00000000" w:rsidRPr="00000000" w14:paraId="0000022B">
            <w:pPr>
              <w:pageBreakBefore w:val="0"/>
              <w:spacing w:line="240" w:lineRule="auto"/>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Review Cycle</w:t>
            </w:r>
          </w:p>
        </w:tc>
        <w:tc>
          <w:tcPr>
            <w:shd w:fill="f2f2f2" w:val="clear"/>
          </w:tcPr>
          <w:p w:rsidR="00000000" w:rsidDel="00000000" w:rsidP="00000000" w:rsidRDefault="00000000" w:rsidRPr="00000000" w14:paraId="0000022C">
            <w:pPr>
              <w:pageBreakBefore w:val="0"/>
              <w:spacing w:line="240" w:lineRule="auto"/>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Approval Level</w:t>
            </w:r>
          </w:p>
        </w:tc>
      </w:tr>
      <w:tr>
        <w:trPr>
          <w:cantSplit w:val="0"/>
          <w:tblHeader w:val="0"/>
        </w:trPr>
        <w:tc>
          <w:tcPr/>
          <w:p w:rsidR="00000000" w:rsidDel="00000000" w:rsidP="00000000" w:rsidRDefault="00000000" w:rsidRPr="00000000" w14:paraId="0000022D">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Admissions Policy</w:t>
            </w:r>
          </w:p>
        </w:tc>
        <w:tc>
          <w:tcPr/>
          <w:p w:rsidR="00000000" w:rsidDel="00000000" w:rsidP="00000000" w:rsidRDefault="00000000" w:rsidRPr="00000000" w14:paraId="0000022E">
            <w:pPr>
              <w:pageBreakBefore w:val="0"/>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Yes</w:t>
            </w:r>
          </w:p>
        </w:tc>
        <w:tc>
          <w:tcPr/>
          <w:p w:rsidR="00000000" w:rsidDel="00000000" w:rsidP="00000000" w:rsidRDefault="00000000" w:rsidRPr="00000000" w14:paraId="0000022F">
            <w:pPr>
              <w:pageBreakBefore w:val="0"/>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Yes</w:t>
            </w:r>
          </w:p>
        </w:tc>
        <w:tc>
          <w:tcPr/>
          <w:p w:rsidR="00000000" w:rsidDel="00000000" w:rsidP="00000000" w:rsidRDefault="00000000" w:rsidRPr="00000000" w14:paraId="00000230">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Annually</w:t>
            </w:r>
          </w:p>
        </w:tc>
        <w:tc>
          <w:tcPr/>
          <w:p w:rsidR="00000000" w:rsidDel="00000000" w:rsidP="00000000" w:rsidRDefault="00000000" w:rsidRPr="00000000" w14:paraId="00000231">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Board of trustees</w:t>
            </w:r>
          </w:p>
        </w:tc>
      </w:tr>
      <w:tr>
        <w:trPr>
          <w:cantSplit w:val="0"/>
          <w:tblHeader w:val="0"/>
        </w:trPr>
        <w:tc>
          <w:tcPr/>
          <w:p w:rsidR="00000000" w:rsidDel="00000000" w:rsidP="00000000" w:rsidRDefault="00000000" w:rsidRPr="00000000" w14:paraId="00000232">
            <w:pPr>
              <w:pageBreakBefore w:val="0"/>
              <w:spacing w:line="240" w:lineRule="auto"/>
              <w:rPr>
                <w:rFonts w:ascii="Calibri" w:cs="Calibri" w:eastAsia="Calibri" w:hAnsi="Calibri"/>
                <w:color w:val="000000"/>
                <w:sz w:val="24"/>
                <w:szCs w:val="24"/>
              </w:rPr>
            </w:pPr>
            <w:bookmarkStart w:colFirst="0" w:colLast="0" w:name="_3dy6vkm" w:id="7"/>
            <w:bookmarkEnd w:id="7"/>
            <w:r w:rsidDel="00000000" w:rsidR="00000000" w:rsidRPr="00000000">
              <w:rPr>
                <w:rFonts w:ascii="Calibri" w:cs="Calibri" w:eastAsia="Calibri" w:hAnsi="Calibri"/>
                <w:color w:val="000000"/>
                <w:sz w:val="24"/>
                <w:szCs w:val="24"/>
                <w:rtl w:val="0"/>
              </w:rPr>
              <w:t xml:space="preserve">Charging and Remissions Policy</w:t>
            </w:r>
          </w:p>
        </w:tc>
        <w:tc>
          <w:tcPr/>
          <w:p w:rsidR="00000000" w:rsidDel="00000000" w:rsidP="00000000" w:rsidRDefault="00000000" w:rsidRPr="00000000" w14:paraId="00000233">
            <w:pPr>
              <w:pageBreakBefore w:val="0"/>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Yes</w:t>
            </w:r>
          </w:p>
        </w:tc>
        <w:tc>
          <w:tcPr/>
          <w:p w:rsidR="00000000" w:rsidDel="00000000" w:rsidP="00000000" w:rsidRDefault="00000000" w:rsidRPr="00000000" w14:paraId="00000234">
            <w:pPr>
              <w:pageBreakBefore w:val="0"/>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Yes</w:t>
            </w:r>
          </w:p>
        </w:tc>
        <w:tc>
          <w:tcPr/>
          <w:p w:rsidR="00000000" w:rsidDel="00000000" w:rsidP="00000000" w:rsidRDefault="00000000" w:rsidRPr="00000000" w14:paraId="00000235">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Recommended Annually </w:t>
            </w:r>
          </w:p>
        </w:tc>
        <w:tc>
          <w:tcPr/>
          <w:p w:rsidR="00000000" w:rsidDel="00000000" w:rsidP="00000000" w:rsidRDefault="00000000" w:rsidRPr="00000000" w14:paraId="00000236">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Board of trustees, Individual Trustee, Headteacher/Principal</w:t>
            </w:r>
          </w:p>
        </w:tc>
      </w:tr>
      <w:tr>
        <w:trPr>
          <w:cantSplit w:val="0"/>
          <w:tblHeader w:val="0"/>
        </w:trPr>
        <w:tc>
          <w:tcPr/>
          <w:p w:rsidR="00000000" w:rsidDel="00000000" w:rsidP="00000000" w:rsidRDefault="00000000" w:rsidRPr="00000000" w14:paraId="00000237">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Data Protection Policy</w:t>
            </w:r>
          </w:p>
        </w:tc>
        <w:tc>
          <w:tcPr/>
          <w:p w:rsidR="00000000" w:rsidDel="00000000" w:rsidP="00000000" w:rsidRDefault="00000000" w:rsidRPr="00000000" w14:paraId="00000238">
            <w:pPr>
              <w:pageBreakBefore w:val="0"/>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Yes</w:t>
            </w:r>
          </w:p>
        </w:tc>
        <w:tc>
          <w:tcPr/>
          <w:p w:rsidR="00000000" w:rsidDel="00000000" w:rsidP="00000000" w:rsidRDefault="00000000" w:rsidRPr="00000000" w14:paraId="00000239">
            <w:pPr>
              <w:pageBreakBefore w:val="0"/>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Yes</w:t>
            </w:r>
          </w:p>
        </w:tc>
        <w:tc>
          <w:tcPr/>
          <w:p w:rsidR="00000000" w:rsidDel="00000000" w:rsidP="00000000" w:rsidRDefault="00000000" w:rsidRPr="00000000" w14:paraId="0000023A">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Recommended Annually</w:t>
            </w:r>
          </w:p>
        </w:tc>
        <w:tc>
          <w:tcPr/>
          <w:p w:rsidR="00000000" w:rsidDel="00000000" w:rsidP="00000000" w:rsidRDefault="00000000" w:rsidRPr="00000000" w14:paraId="0000023B">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Board of trustees, Individual Trustee, Headteacher/Principal</w:t>
            </w:r>
          </w:p>
        </w:tc>
      </w:tr>
      <w:tr>
        <w:trPr>
          <w:cantSplit w:val="0"/>
          <w:tblHeader w:val="0"/>
        </w:trPr>
        <w:tc>
          <w:tcPr/>
          <w:p w:rsidR="00000000" w:rsidDel="00000000" w:rsidP="00000000" w:rsidRDefault="00000000" w:rsidRPr="00000000" w14:paraId="0000023C">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Protection of Biometric Information held in Schools</w:t>
            </w:r>
          </w:p>
        </w:tc>
        <w:tc>
          <w:tcPr/>
          <w:p w:rsidR="00000000" w:rsidDel="00000000" w:rsidP="00000000" w:rsidRDefault="00000000" w:rsidRPr="00000000" w14:paraId="0000023D">
            <w:pPr>
              <w:pageBreakBefore w:val="0"/>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Yes</w:t>
            </w:r>
          </w:p>
        </w:tc>
        <w:tc>
          <w:tcPr/>
          <w:p w:rsidR="00000000" w:rsidDel="00000000" w:rsidP="00000000" w:rsidRDefault="00000000" w:rsidRPr="00000000" w14:paraId="0000023E">
            <w:pPr>
              <w:pageBreakBefore w:val="0"/>
              <w:spacing w:line="240" w:lineRule="auto"/>
              <w:jc w:val="center"/>
              <w:rPr>
                <w:rFonts w:ascii="Calibri" w:cs="Calibri" w:eastAsia="Calibri" w:hAnsi="Calibri"/>
                <w:color w:val="000000"/>
                <w:sz w:val="24"/>
                <w:szCs w:val="24"/>
              </w:rPr>
            </w:pPr>
            <w:r w:rsidDel="00000000" w:rsidR="00000000" w:rsidRPr="00000000">
              <w:rPr>
                <w:color w:val="000000"/>
                <w:sz w:val="24"/>
                <w:szCs w:val="24"/>
                <w:rtl w:val="0"/>
              </w:rPr>
              <w:t xml:space="preserve">Internal Use</w:t>
            </w:r>
            <w:r w:rsidDel="00000000" w:rsidR="00000000" w:rsidRPr="00000000">
              <w:rPr>
                <w:rtl w:val="0"/>
              </w:rPr>
            </w:r>
          </w:p>
        </w:tc>
        <w:tc>
          <w:tcPr/>
          <w:p w:rsidR="00000000" w:rsidDel="00000000" w:rsidP="00000000" w:rsidRDefault="00000000" w:rsidRPr="00000000" w14:paraId="0000023F">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Recommended Annually</w:t>
            </w:r>
          </w:p>
        </w:tc>
        <w:tc>
          <w:tcPr/>
          <w:p w:rsidR="00000000" w:rsidDel="00000000" w:rsidP="00000000" w:rsidRDefault="00000000" w:rsidRPr="00000000" w14:paraId="00000240">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Board of trustees</w:t>
            </w:r>
          </w:p>
        </w:tc>
      </w:tr>
      <w:tr>
        <w:trPr>
          <w:cantSplit w:val="0"/>
          <w:tblHeader w:val="0"/>
        </w:trPr>
        <w:tc>
          <w:tcPr/>
          <w:p w:rsidR="00000000" w:rsidDel="00000000" w:rsidP="00000000" w:rsidRDefault="00000000" w:rsidRPr="00000000" w14:paraId="00000241">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Register of students admission to Academy and attendance </w:t>
            </w:r>
          </w:p>
        </w:tc>
        <w:tc>
          <w:tcPr/>
          <w:p w:rsidR="00000000" w:rsidDel="00000000" w:rsidP="00000000" w:rsidRDefault="00000000" w:rsidRPr="00000000" w14:paraId="00000242">
            <w:pPr>
              <w:pageBreakBefore w:val="0"/>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Yes</w:t>
            </w:r>
          </w:p>
        </w:tc>
        <w:tc>
          <w:tcPr/>
          <w:p w:rsidR="00000000" w:rsidDel="00000000" w:rsidP="00000000" w:rsidRDefault="00000000" w:rsidRPr="00000000" w14:paraId="00000243">
            <w:pPr>
              <w:pageBreakBefore w:val="0"/>
              <w:spacing w:line="240" w:lineRule="auto"/>
              <w:jc w:val="center"/>
              <w:rPr>
                <w:rFonts w:ascii="Calibri" w:cs="Calibri" w:eastAsia="Calibri" w:hAnsi="Calibri"/>
                <w:color w:val="000000"/>
                <w:sz w:val="24"/>
                <w:szCs w:val="24"/>
              </w:rPr>
            </w:pPr>
            <w:r w:rsidDel="00000000" w:rsidR="00000000" w:rsidRPr="00000000">
              <w:rPr>
                <w:color w:val="000000"/>
                <w:sz w:val="24"/>
                <w:szCs w:val="24"/>
                <w:rtl w:val="0"/>
              </w:rPr>
              <w:t xml:space="preserve">Internal Use</w:t>
            </w:r>
            <w:r w:rsidDel="00000000" w:rsidR="00000000" w:rsidRPr="00000000">
              <w:rPr>
                <w:rtl w:val="0"/>
              </w:rPr>
            </w:r>
          </w:p>
        </w:tc>
        <w:tc>
          <w:tcPr/>
          <w:p w:rsidR="00000000" w:rsidDel="00000000" w:rsidP="00000000" w:rsidRDefault="00000000" w:rsidRPr="00000000" w14:paraId="00000244">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Live Document</w:t>
            </w:r>
          </w:p>
        </w:tc>
        <w:tc>
          <w:tcPr/>
          <w:p w:rsidR="00000000" w:rsidDel="00000000" w:rsidP="00000000" w:rsidRDefault="00000000" w:rsidRPr="00000000" w14:paraId="00000245">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Board of trustees, Individual Trustee, Headteacher/Principal</w:t>
            </w:r>
          </w:p>
        </w:tc>
      </w:tr>
      <w:tr>
        <w:trPr>
          <w:cantSplit w:val="0"/>
          <w:tblHeader w:val="0"/>
        </w:trPr>
        <w:tc>
          <w:tcPr/>
          <w:p w:rsidR="00000000" w:rsidDel="00000000" w:rsidP="00000000" w:rsidRDefault="00000000" w:rsidRPr="00000000" w14:paraId="00000246">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Academy information published on a website</w:t>
            </w:r>
          </w:p>
        </w:tc>
        <w:tc>
          <w:tcPr/>
          <w:p w:rsidR="00000000" w:rsidDel="00000000" w:rsidP="00000000" w:rsidRDefault="00000000" w:rsidRPr="00000000" w14:paraId="00000247">
            <w:pPr>
              <w:pageBreakBefore w:val="0"/>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Yes</w:t>
            </w:r>
          </w:p>
        </w:tc>
        <w:tc>
          <w:tcPr/>
          <w:p w:rsidR="00000000" w:rsidDel="00000000" w:rsidP="00000000" w:rsidRDefault="00000000" w:rsidRPr="00000000" w14:paraId="00000248">
            <w:pPr>
              <w:pageBreakBefore w:val="0"/>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Yes</w:t>
            </w:r>
          </w:p>
        </w:tc>
        <w:tc>
          <w:tcPr/>
          <w:p w:rsidR="00000000" w:rsidDel="00000000" w:rsidP="00000000" w:rsidRDefault="00000000" w:rsidRPr="00000000" w14:paraId="00000249">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Live Document</w:t>
            </w:r>
          </w:p>
        </w:tc>
        <w:tc>
          <w:tcPr/>
          <w:p w:rsidR="00000000" w:rsidDel="00000000" w:rsidP="00000000" w:rsidRDefault="00000000" w:rsidRPr="00000000" w14:paraId="0000024A">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Board of trustees, Individual Trustee, Headteacher/Principal</w:t>
            </w:r>
          </w:p>
        </w:tc>
      </w:tr>
      <w:tr>
        <w:trPr>
          <w:cantSplit w:val="0"/>
          <w:trHeight w:val="54" w:hRule="atLeast"/>
          <w:tblHeader w:val="0"/>
        </w:trPr>
        <w:tc>
          <w:tcPr/>
          <w:p w:rsidR="00000000" w:rsidDel="00000000" w:rsidP="00000000" w:rsidRDefault="00000000" w:rsidRPr="00000000" w14:paraId="0000024B">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Complaints Policy</w:t>
            </w:r>
          </w:p>
        </w:tc>
        <w:tc>
          <w:tcPr/>
          <w:p w:rsidR="00000000" w:rsidDel="00000000" w:rsidP="00000000" w:rsidRDefault="00000000" w:rsidRPr="00000000" w14:paraId="0000024C">
            <w:pPr>
              <w:pageBreakBefore w:val="0"/>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Yes</w:t>
            </w:r>
          </w:p>
        </w:tc>
        <w:tc>
          <w:tcPr/>
          <w:p w:rsidR="00000000" w:rsidDel="00000000" w:rsidP="00000000" w:rsidRDefault="00000000" w:rsidRPr="00000000" w14:paraId="0000024D">
            <w:pPr>
              <w:pageBreakBefore w:val="0"/>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Yes</w:t>
            </w:r>
          </w:p>
        </w:tc>
        <w:tc>
          <w:tcPr/>
          <w:p w:rsidR="00000000" w:rsidDel="00000000" w:rsidP="00000000" w:rsidRDefault="00000000" w:rsidRPr="00000000" w14:paraId="0000024E">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Recommended Annually</w:t>
            </w:r>
          </w:p>
        </w:tc>
        <w:tc>
          <w:tcPr/>
          <w:p w:rsidR="00000000" w:rsidDel="00000000" w:rsidP="00000000" w:rsidRDefault="00000000" w:rsidRPr="00000000" w14:paraId="0000024F">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Board of trustees, Individual Trustee, Headteacher/Principal</w:t>
            </w:r>
          </w:p>
        </w:tc>
      </w:tr>
      <w:tr>
        <w:trPr>
          <w:cantSplit w:val="0"/>
          <w:trHeight w:val="600.9375" w:hRule="atLeast"/>
          <w:tblHeader w:val="0"/>
        </w:trPr>
        <w:tc>
          <w:tcPr/>
          <w:p w:rsidR="00000000" w:rsidDel="00000000" w:rsidP="00000000" w:rsidRDefault="00000000" w:rsidRPr="00000000" w14:paraId="00000250">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Capability of Staff</w:t>
            </w:r>
          </w:p>
        </w:tc>
        <w:tc>
          <w:tcPr/>
          <w:p w:rsidR="00000000" w:rsidDel="00000000" w:rsidP="00000000" w:rsidRDefault="00000000" w:rsidRPr="00000000" w14:paraId="00000251">
            <w:pPr>
              <w:pageBreakBefore w:val="0"/>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Yes</w:t>
            </w:r>
          </w:p>
        </w:tc>
        <w:tc>
          <w:tcPr/>
          <w:p w:rsidR="00000000" w:rsidDel="00000000" w:rsidP="00000000" w:rsidRDefault="00000000" w:rsidRPr="00000000" w14:paraId="00000252">
            <w:pPr>
              <w:pageBreakBefore w:val="0"/>
              <w:spacing w:line="240" w:lineRule="auto"/>
              <w:jc w:val="center"/>
              <w:rPr>
                <w:rFonts w:ascii="Calibri" w:cs="Calibri" w:eastAsia="Calibri" w:hAnsi="Calibri"/>
                <w:color w:val="000000"/>
                <w:sz w:val="24"/>
                <w:szCs w:val="24"/>
              </w:rPr>
            </w:pPr>
            <w:r w:rsidDel="00000000" w:rsidR="00000000" w:rsidRPr="00000000">
              <w:rPr>
                <w:color w:val="000000"/>
                <w:sz w:val="24"/>
                <w:szCs w:val="24"/>
                <w:rtl w:val="0"/>
              </w:rPr>
              <w:t xml:space="preserve">Internal Use</w:t>
            </w:r>
            <w:r w:rsidDel="00000000" w:rsidR="00000000" w:rsidRPr="00000000">
              <w:rPr>
                <w:rtl w:val="0"/>
              </w:rPr>
            </w:r>
          </w:p>
        </w:tc>
        <w:tc>
          <w:tcPr/>
          <w:p w:rsidR="00000000" w:rsidDel="00000000" w:rsidP="00000000" w:rsidRDefault="00000000" w:rsidRPr="00000000" w14:paraId="00000253">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Recommended Annually</w:t>
            </w:r>
          </w:p>
        </w:tc>
        <w:tc>
          <w:tcPr/>
          <w:p w:rsidR="00000000" w:rsidDel="00000000" w:rsidP="00000000" w:rsidRDefault="00000000" w:rsidRPr="00000000" w14:paraId="00000254">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Board of trustees, Individual Trustee</w:t>
            </w:r>
          </w:p>
        </w:tc>
      </w:tr>
      <w:tr>
        <w:trPr>
          <w:cantSplit w:val="0"/>
          <w:tblHeader w:val="0"/>
        </w:trPr>
        <w:tc>
          <w:tcPr/>
          <w:p w:rsidR="00000000" w:rsidDel="00000000" w:rsidP="00000000" w:rsidRDefault="00000000" w:rsidRPr="00000000" w14:paraId="00000255">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Newly Qualified Teachers (NQT)</w:t>
            </w:r>
          </w:p>
        </w:tc>
        <w:tc>
          <w:tcPr/>
          <w:p w:rsidR="00000000" w:rsidDel="00000000" w:rsidP="00000000" w:rsidRDefault="00000000" w:rsidRPr="00000000" w14:paraId="00000256">
            <w:pPr>
              <w:pageBreakBefore w:val="0"/>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Yes</w:t>
            </w:r>
          </w:p>
        </w:tc>
        <w:tc>
          <w:tcPr/>
          <w:p w:rsidR="00000000" w:rsidDel="00000000" w:rsidP="00000000" w:rsidRDefault="00000000" w:rsidRPr="00000000" w14:paraId="00000257">
            <w:pPr>
              <w:pageBreakBefore w:val="0"/>
              <w:spacing w:line="240" w:lineRule="auto"/>
              <w:jc w:val="center"/>
              <w:rPr>
                <w:rFonts w:ascii="Calibri" w:cs="Calibri" w:eastAsia="Calibri" w:hAnsi="Calibri"/>
                <w:color w:val="000000"/>
                <w:sz w:val="24"/>
                <w:szCs w:val="24"/>
              </w:rPr>
            </w:pPr>
            <w:r w:rsidDel="00000000" w:rsidR="00000000" w:rsidRPr="00000000">
              <w:rPr>
                <w:color w:val="000000"/>
                <w:sz w:val="24"/>
                <w:szCs w:val="24"/>
                <w:rtl w:val="0"/>
              </w:rPr>
              <w:t xml:space="preserve">Internal Use</w:t>
            </w:r>
            <w:r w:rsidDel="00000000" w:rsidR="00000000" w:rsidRPr="00000000">
              <w:rPr>
                <w:rtl w:val="0"/>
              </w:rPr>
            </w:r>
          </w:p>
        </w:tc>
        <w:tc>
          <w:tcPr/>
          <w:p w:rsidR="00000000" w:rsidDel="00000000" w:rsidP="00000000" w:rsidRDefault="00000000" w:rsidRPr="00000000" w14:paraId="00000258">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Recommended Annually</w:t>
            </w:r>
          </w:p>
        </w:tc>
        <w:tc>
          <w:tcPr/>
          <w:p w:rsidR="00000000" w:rsidDel="00000000" w:rsidP="00000000" w:rsidRDefault="00000000" w:rsidRPr="00000000" w14:paraId="00000259">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Board of trustees</w:t>
            </w:r>
          </w:p>
        </w:tc>
      </w:tr>
      <w:tr>
        <w:trPr>
          <w:cantSplit w:val="0"/>
          <w:tblHeader w:val="0"/>
        </w:trPr>
        <w:tc>
          <w:tcPr/>
          <w:p w:rsidR="00000000" w:rsidDel="00000000" w:rsidP="00000000" w:rsidRDefault="00000000" w:rsidRPr="00000000" w14:paraId="0000025A">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highlight w:val="white"/>
                <w:rtl w:val="0"/>
              </w:rPr>
              <w:t xml:space="preserve">Staff discipline, conduct and grievance (procedures for addressing) </w:t>
            </w:r>
            <w:r w:rsidDel="00000000" w:rsidR="00000000" w:rsidRPr="00000000">
              <w:rPr>
                <w:rtl w:val="0"/>
              </w:rPr>
            </w:r>
          </w:p>
        </w:tc>
        <w:tc>
          <w:tcPr/>
          <w:p w:rsidR="00000000" w:rsidDel="00000000" w:rsidP="00000000" w:rsidRDefault="00000000" w:rsidRPr="00000000" w14:paraId="0000025B">
            <w:pPr>
              <w:pageBreakBefore w:val="0"/>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Yes</w:t>
            </w:r>
          </w:p>
        </w:tc>
        <w:tc>
          <w:tcPr/>
          <w:p w:rsidR="00000000" w:rsidDel="00000000" w:rsidP="00000000" w:rsidRDefault="00000000" w:rsidRPr="00000000" w14:paraId="0000025C">
            <w:pPr>
              <w:pageBreakBefore w:val="0"/>
              <w:spacing w:line="240" w:lineRule="auto"/>
              <w:jc w:val="center"/>
              <w:rPr>
                <w:rFonts w:ascii="Calibri" w:cs="Calibri" w:eastAsia="Calibri" w:hAnsi="Calibri"/>
                <w:color w:val="000000"/>
                <w:sz w:val="24"/>
                <w:szCs w:val="24"/>
              </w:rPr>
            </w:pPr>
            <w:r w:rsidDel="00000000" w:rsidR="00000000" w:rsidRPr="00000000">
              <w:rPr>
                <w:color w:val="000000"/>
                <w:sz w:val="24"/>
                <w:szCs w:val="24"/>
                <w:rtl w:val="0"/>
              </w:rPr>
              <w:t xml:space="preserve">Internal Use</w:t>
            </w:r>
            <w:r w:rsidDel="00000000" w:rsidR="00000000" w:rsidRPr="00000000">
              <w:rPr>
                <w:rtl w:val="0"/>
              </w:rPr>
            </w:r>
          </w:p>
        </w:tc>
        <w:tc>
          <w:tcPr/>
          <w:p w:rsidR="00000000" w:rsidDel="00000000" w:rsidP="00000000" w:rsidRDefault="00000000" w:rsidRPr="00000000" w14:paraId="0000025D">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Recommended Annually</w:t>
            </w:r>
          </w:p>
        </w:tc>
        <w:tc>
          <w:tcPr/>
          <w:p w:rsidR="00000000" w:rsidDel="00000000" w:rsidP="00000000" w:rsidRDefault="00000000" w:rsidRPr="00000000" w14:paraId="0000025E">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Board of trustees, Individual Trustee, Headteacher/Principal</w:t>
            </w:r>
          </w:p>
        </w:tc>
      </w:tr>
      <w:tr>
        <w:trPr>
          <w:cantSplit w:val="0"/>
          <w:tblHeader w:val="0"/>
        </w:trPr>
        <w:tc>
          <w:tcPr/>
          <w:p w:rsidR="00000000" w:rsidDel="00000000" w:rsidP="00000000" w:rsidRDefault="00000000" w:rsidRPr="00000000" w14:paraId="0000025F">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Single Central Record of security and vetting checks</w:t>
            </w:r>
          </w:p>
        </w:tc>
        <w:tc>
          <w:tcPr/>
          <w:p w:rsidR="00000000" w:rsidDel="00000000" w:rsidP="00000000" w:rsidRDefault="00000000" w:rsidRPr="00000000" w14:paraId="00000260">
            <w:pPr>
              <w:pageBreakBefore w:val="0"/>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Yes</w:t>
            </w:r>
          </w:p>
        </w:tc>
        <w:tc>
          <w:tcPr/>
          <w:p w:rsidR="00000000" w:rsidDel="00000000" w:rsidP="00000000" w:rsidRDefault="00000000" w:rsidRPr="00000000" w14:paraId="00000261">
            <w:pPr>
              <w:pageBreakBefore w:val="0"/>
              <w:spacing w:line="240" w:lineRule="auto"/>
              <w:jc w:val="center"/>
              <w:rPr>
                <w:rFonts w:ascii="Calibri" w:cs="Calibri" w:eastAsia="Calibri" w:hAnsi="Calibri"/>
                <w:color w:val="000000"/>
                <w:sz w:val="24"/>
                <w:szCs w:val="24"/>
              </w:rPr>
            </w:pPr>
            <w:r w:rsidDel="00000000" w:rsidR="00000000" w:rsidRPr="00000000">
              <w:rPr>
                <w:color w:val="000000"/>
                <w:sz w:val="24"/>
                <w:szCs w:val="24"/>
                <w:rtl w:val="0"/>
              </w:rPr>
              <w:t xml:space="preserve">Internal Use</w:t>
            </w:r>
            <w:r w:rsidDel="00000000" w:rsidR="00000000" w:rsidRPr="00000000">
              <w:rPr>
                <w:rtl w:val="0"/>
              </w:rPr>
            </w:r>
          </w:p>
        </w:tc>
        <w:tc>
          <w:tcPr/>
          <w:p w:rsidR="00000000" w:rsidDel="00000000" w:rsidP="00000000" w:rsidRDefault="00000000" w:rsidRPr="00000000" w14:paraId="00000262">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Live Document</w:t>
            </w:r>
          </w:p>
        </w:tc>
        <w:tc>
          <w:tcPr/>
          <w:p w:rsidR="00000000" w:rsidDel="00000000" w:rsidP="00000000" w:rsidRDefault="00000000" w:rsidRPr="00000000" w14:paraId="00000263">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Board of trustees, Individual Trustee, Headteacher/Principal</w:t>
            </w:r>
          </w:p>
        </w:tc>
      </w:tr>
      <w:tr>
        <w:trPr>
          <w:cantSplit w:val="0"/>
          <w:tblHeader w:val="0"/>
        </w:trPr>
        <w:tc>
          <w:tcPr/>
          <w:p w:rsidR="00000000" w:rsidDel="00000000" w:rsidP="00000000" w:rsidRDefault="00000000" w:rsidRPr="00000000" w14:paraId="00000264">
            <w:pPr>
              <w:pageBreakBefore w:val="0"/>
              <w:spacing w:line="240" w:lineRule="auto"/>
              <w:rPr>
                <w:rFonts w:ascii="Calibri" w:cs="Calibri" w:eastAsia="Calibri" w:hAnsi="Calibri"/>
                <w:color w:val="000000"/>
                <w:sz w:val="24"/>
                <w:szCs w:val="24"/>
              </w:rPr>
            </w:pPr>
            <w:bookmarkStart w:colFirst="0" w:colLast="0" w:name="_1t3h5sf" w:id="8"/>
            <w:bookmarkEnd w:id="8"/>
            <w:r w:rsidDel="00000000" w:rsidR="00000000" w:rsidRPr="00000000">
              <w:rPr>
                <w:rFonts w:ascii="Calibri" w:cs="Calibri" w:eastAsia="Calibri" w:hAnsi="Calibri"/>
                <w:color w:val="000000"/>
                <w:sz w:val="24"/>
                <w:szCs w:val="24"/>
                <w:rtl w:val="0"/>
              </w:rPr>
              <w:t xml:space="preserve">Statement of procedures for dealing with allegations of abuse made against members of staff</w:t>
            </w:r>
          </w:p>
        </w:tc>
        <w:tc>
          <w:tcPr/>
          <w:p w:rsidR="00000000" w:rsidDel="00000000" w:rsidP="00000000" w:rsidRDefault="00000000" w:rsidRPr="00000000" w14:paraId="00000265">
            <w:pPr>
              <w:pageBreakBefore w:val="0"/>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Yes</w:t>
            </w:r>
          </w:p>
        </w:tc>
        <w:tc>
          <w:tcPr/>
          <w:p w:rsidR="00000000" w:rsidDel="00000000" w:rsidP="00000000" w:rsidRDefault="00000000" w:rsidRPr="00000000" w14:paraId="00000266">
            <w:pPr>
              <w:pageBreakBefore w:val="0"/>
              <w:spacing w:line="240" w:lineRule="auto"/>
              <w:jc w:val="center"/>
              <w:rPr>
                <w:rFonts w:ascii="Calibri" w:cs="Calibri" w:eastAsia="Calibri" w:hAnsi="Calibri"/>
                <w:color w:val="000000"/>
                <w:sz w:val="24"/>
                <w:szCs w:val="24"/>
              </w:rPr>
            </w:pPr>
            <w:r w:rsidDel="00000000" w:rsidR="00000000" w:rsidRPr="00000000">
              <w:rPr>
                <w:color w:val="000000"/>
                <w:sz w:val="24"/>
                <w:szCs w:val="24"/>
                <w:rtl w:val="0"/>
              </w:rPr>
              <w:t xml:space="preserve">Internal Use</w:t>
            </w:r>
            <w:r w:rsidDel="00000000" w:rsidR="00000000" w:rsidRPr="00000000">
              <w:rPr>
                <w:rtl w:val="0"/>
              </w:rPr>
            </w:r>
          </w:p>
        </w:tc>
        <w:tc>
          <w:tcPr/>
          <w:p w:rsidR="00000000" w:rsidDel="00000000" w:rsidP="00000000" w:rsidRDefault="00000000" w:rsidRPr="00000000" w14:paraId="00000267">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Recommended Annually</w:t>
            </w:r>
          </w:p>
        </w:tc>
        <w:tc>
          <w:tcPr/>
          <w:p w:rsidR="00000000" w:rsidDel="00000000" w:rsidP="00000000" w:rsidRDefault="00000000" w:rsidRPr="00000000" w14:paraId="00000268">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Board of trustees, Individual Trustee, Headteacher/Principal</w:t>
            </w:r>
          </w:p>
        </w:tc>
      </w:tr>
      <w:tr>
        <w:trPr>
          <w:cantSplit w:val="0"/>
          <w:tblHeader w:val="0"/>
        </w:trPr>
        <w:tc>
          <w:tcPr/>
          <w:p w:rsidR="00000000" w:rsidDel="00000000" w:rsidP="00000000" w:rsidRDefault="00000000" w:rsidRPr="00000000" w14:paraId="00000269">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Accessibility Plan</w:t>
            </w:r>
          </w:p>
        </w:tc>
        <w:tc>
          <w:tcPr/>
          <w:p w:rsidR="00000000" w:rsidDel="00000000" w:rsidP="00000000" w:rsidRDefault="00000000" w:rsidRPr="00000000" w14:paraId="0000026A">
            <w:pPr>
              <w:pageBreakBefore w:val="0"/>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Yes</w:t>
            </w:r>
          </w:p>
        </w:tc>
        <w:tc>
          <w:tcPr/>
          <w:p w:rsidR="00000000" w:rsidDel="00000000" w:rsidP="00000000" w:rsidRDefault="00000000" w:rsidRPr="00000000" w14:paraId="0000026B">
            <w:pPr>
              <w:pageBreakBefore w:val="0"/>
              <w:spacing w:line="240" w:lineRule="auto"/>
              <w:jc w:val="center"/>
              <w:rPr>
                <w:rFonts w:ascii="Calibri" w:cs="Calibri" w:eastAsia="Calibri" w:hAnsi="Calibri"/>
                <w:color w:val="000000"/>
                <w:sz w:val="24"/>
                <w:szCs w:val="24"/>
              </w:rPr>
            </w:pPr>
            <w:r w:rsidDel="00000000" w:rsidR="00000000" w:rsidRPr="00000000">
              <w:rPr>
                <w:color w:val="000000"/>
                <w:sz w:val="24"/>
                <w:szCs w:val="24"/>
                <w:rtl w:val="0"/>
              </w:rPr>
              <w:t xml:space="preserve">Yes</w:t>
            </w:r>
            <w:r w:rsidDel="00000000" w:rsidR="00000000" w:rsidRPr="00000000">
              <w:rPr>
                <w:rtl w:val="0"/>
              </w:rPr>
            </w:r>
          </w:p>
        </w:tc>
        <w:tc>
          <w:tcPr/>
          <w:p w:rsidR="00000000" w:rsidDel="00000000" w:rsidP="00000000" w:rsidRDefault="00000000" w:rsidRPr="00000000" w14:paraId="0000026C">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Every 3 Years</w:t>
            </w:r>
          </w:p>
        </w:tc>
        <w:tc>
          <w:tcPr/>
          <w:p w:rsidR="00000000" w:rsidDel="00000000" w:rsidP="00000000" w:rsidRDefault="00000000" w:rsidRPr="00000000" w14:paraId="0000026D">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Board of trustees, Individual Trustee, Headteacher/Principal</w:t>
            </w:r>
          </w:p>
        </w:tc>
      </w:tr>
      <w:tr>
        <w:trPr>
          <w:cantSplit w:val="0"/>
          <w:tblHeader w:val="0"/>
        </w:trPr>
        <w:tc>
          <w:tcPr/>
          <w:p w:rsidR="00000000" w:rsidDel="00000000" w:rsidP="00000000" w:rsidRDefault="00000000" w:rsidRPr="00000000" w14:paraId="0000026E">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Child Protection Policy and Procedures </w:t>
            </w:r>
          </w:p>
        </w:tc>
        <w:tc>
          <w:tcPr/>
          <w:p w:rsidR="00000000" w:rsidDel="00000000" w:rsidP="00000000" w:rsidRDefault="00000000" w:rsidRPr="00000000" w14:paraId="0000026F">
            <w:pPr>
              <w:pageBreakBefore w:val="0"/>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Yes</w:t>
            </w:r>
          </w:p>
        </w:tc>
        <w:tc>
          <w:tcPr/>
          <w:p w:rsidR="00000000" w:rsidDel="00000000" w:rsidP="00000000" w:rsidRDefault="00000000" w:rsidRPr="00000000" w14:paraId="00000270">
            <w:pPr>
              <w:pageBreakBefore w:val="0"/>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Yes</w:t>
            </w:r>
          </w:p>
        </w:tc>
        <w:tc>
          <w:tcPr/>
          <w:p w:rsidR="00000000" w:rsidDel="00000000" w:rsidP="00000000" w:rsidRDefault="00000000" w:rsidRPr="00000000" w14:paraId="00000271">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Annually</w:t>
            </w:r>
          </w:p>
        </w:tc>
        <w:tc>
          <w:tcPr/>
          <w:p w:rsidR="00000000" w:rsidDel="00000000" w:rsidP="00000000" w:rsidRDefault="00000000" w:rsidRPr="00000000" w14:paraId="00000272">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Board of trustees</w:t>
            </w:r>
          </w:p>
        </w:tc>
      </w:tr>
      <w:tr>
        <w:trPr>
          <w:cantSplit w:val="0"/>
          <w:tblHeader w:val="0"/>
        </w:trPr>
        <w:tc>
          <w:tcPr/>
          <w:p w:rsidR="00000000" w:rsidDel="00000000" w:rsidP="00000000" w:rsidRDefault="00000000" w:rsidRPr="00000000" w14:paraId="00000273">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Children with health needs who cannot attend the Academy</w:t>
            </w:r>
          </w:p>
        </w:tc>
        <w:tc>
          <w:tcPr/>
          <w:p w:rsidR="00000000" w:rsidDel="00000000" w:rsidP="00000000" w:rsidRDefault="00000000" w:rsidRPr="00000000" w14:paraId="00000274">
            <w:pPr>
              <w:pageBreakBefore w:val="0"/>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Yes</w:t>
            </w:r>
          </w:p>
        </w:tc>
        <w:tc>
          <w:tcPr/>
          <w:p w:rsidR="00000000" w:rsidDel="00000000" w:rsidP="00000000" w:rsidRDefault="00000000" w:rsidRPr="00000000" w14:paraId="00000275">
            <w:pPr>
              <w:pageBreakBefore w:val="0"/>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Yes</w:t>
            </w:r>
          </w:p>
        </w:tc>
        <w:tc>
          <w:tcPr/>
          <w:p w:rsidR="00000000" w:rsidDel="00000000" w:rsidP="00000000" w:rsidRDefault="00000000" w:rsidRPr="00000000" w14:paraId="00000276">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Recommended Annually</w:t>
            </w:r>
          </w:p>
        </w:tc>
        <w:tc>
          <w:tcPr/>
          <w:p w:rsidR="00000000" w:rsidDel="00000000" w:rsidP="00000000" w:rsidRDefault="00000000" w:rsidRPr="00000000" w14:paraId="00000277">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Board of trustees</w:t>
            </w:r>
          </w:p>
        </w:tc>
      </w:tr>
      <w:tr>
        <w:trPr>
          <w:cantSplit w:val="0"/>
          <w:tblHeader w:val="0"/>
        </w:trPr>
        <w:tc>
          <w:tcPr/>
          <w:p w:rsidR="00000000" w:rsidDel="00000000" w:rsidP="00000000" w:rsidRDefault="00000000" w:rsidRPr="00000000" w14:paraId="00000278">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highlight w:val="white"/>
                <w:rtl w:val="0"/>
              </w:rPr>
              <w:t xml:space="preserve">Designated teacher for looked-after and previously looked-after children</w:t>
            </w:r>
            <w:r w:rsidDel="00000000" w:rsidR="00000000" w:rsidRPr="00000000">
              <w:rPr>
                <w:rtl w:val="0"/>
              </w:rPr>
            </w:r>
          </w:p>
        </w:tc>
        <w:tc>
          <w:tcPr/>
          <w:p w:rsidR="00000000" w:rsidDel="00000000" w:rsidP="00000000" w:rsidRDefault="00000000" w:rsidRPr="00000000" w14:paraId="00000279">
            <w:pPr>
              <w:pageBreakBefore w:val="0"/>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Yes</w:t>
            </w:r>
          </w:p>
        </w:tc>
        <w:tc>
          <w:tcPr/>
          <w:p w:rsidR="00000000" w:rsidDel="00000000" w:rsidP="00000000" w:rsidRDefault="00000000" w:rsidRPr="00000000" w14:paraId="0000027A">
            <w:pPr>
              <w:pageBreakBefore w:val="0"/>
              <w:spacing w:line="240" w:lineRule="auto"/>
              <w:jc w:val="center"/>
              <w:rPr>
                <w:rFonts w:ascii="Calibri" w:cs="Calibri" w:eastAsia="Calibri" w:hAnsi="Calibri"/>
                <w:color w:val="000000"/>
                <w:sz w:val="24"/>
                <w:szCs w:val="24"/>
              </w:rPr>
            </w:pPr>
            <w:r w:rsidDel="00000000" w:rsidR="00000000" w:rsidRPr="00000000">
              <w:rPr>
                <w:color w:val="000000"/>
                <w:sz w:val="24"/>
                <w:szCs w:val="24"/>
                <w:rtl w:val="0"/>
              </w:rPr>
              <w:t xml:space="preserve">Internal Use</w:t>
            </w:r>
            <w:r w:rsidDel="00000000" w:rsidR="00000000" w:rsidRPr="00000000">
              <w:rPr>
                <w:rtl w:val="0"/>
              </w:rPr>
            </w:r>
          </w:p>
        </w:tc>
        <w:tc>
          <w:tcPr/>
          <w:p w:rsidR="00000000" w:rsidDel="00000000" w:rsidP="00000000" w:rsidRDefault="00000000" w:rsidRPr="00000000" w14:paraId="0000027B">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Recommended Annually</w:t>
            </w:r>
          </w:p>
        </w:tc>
        <w:tc>
          <w:tcPr/>
          <w:p w:rsidR="00000000" w:rsidDel="00000000" w:rsidP="00000000" w:rsidRDefault="00000000" w:rsidRPr="00000000" w14:paraId="0000027C">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Board of trustees</w:t>
            </w:r>
          </w:p>
        </w:tc>
      </w:tr>
      <w:tr>
        <w:trPr>
          <w:cantSplit w:val="0"/>
          <w:tblHeader w:val="0"/>
        </w:trPr>
        <w:tc>
          <w:tcPr/>
          <w:p w:rsidR="00000000" w:rsidDel="00000000" w:rsidP="00000000" w:rsidRDefault="00000000" w:rsidRPr="00000000" w14:paraId="0000027D">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Early Years Foundation Stage EYFS</w:t>
            </w:r>
          </w:p>
        </w:tc>
        <w:tc>
          <w:tcPr/>
          <w:p w:rsidR="00000000" w:rsidDel="00000000" w:rsidP="00000000" w:rsidRDefault="00000000" w:rsidRPr="00000000" w14:paraId="0000027E">
            <w:pPr>
              <w:pageBreakBefore w:val="0"/>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Yes</w:t>
            </w:r>
          </w:p>
        </w:tc>
        <w:tc>
          <w:tcPr/>
          <w:p w:rsidR="00000000" w:rsidDel="00000000" w:rsidP="00000000" w:rsidRDefault="00000000" w:rsidRPr="00000000" w14:paraId="0000027F">
            <w:pPr>
              <w:pageBreakBefore w:val="0"/>
              <w:spacing w:line="240" w:lineRule="auto"/>
              <w:jc w:val="center"/>
              <w:rPr>
                <w:rFonts w:ascii="Calibri" w:cs="Calibri" w:eastAsia="Calibri" w:hAnsi="Calibri"/>
                <w:color w:val="000000"/>
                <w:sz w:val="24"/>
                <w:szCs w:val="24"/>
              </w:rPr>
            </w:pPr>
            <w:r w:rsidDel="00000000" w:rsidR="00000000" w:rsidRPr="00000000">
              <w:rPr>
                <w:color w:val="000000"/>
                <w:sz w:val="24"/>
                <w:szCs w:val="24"/>
                <w:rtl w:val="0"/>
              </w:rPr>
              <w:t xml:space="preserve">Internal Use</w:t>
            </w:r>
            <w:r w:rsidDel="00000000" w:rsidR="00000000" w:rsidRPr="00000000">
              <w:rPr>
                <w:rtl w:val="0"/>
              </w:rPr>
            </w:r>
          </w:p>
        </w:tc>
        <w:tc>
          <w:tcPr/>
          <w:p w:rsidR="00000000" w:rsidDel="00000000" w:rsidP="00000000" w:rsidRDefault="00000000" w:rsidRPr="00000000" w14:paraId="00000280">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Varies</w:t>
            </w:r>
          </w:p>
        </w:tc>
        <w:tc>
          <w:tcPr/>
          <w:p w:rsidR="00000000" w:rsidDel="00000000" w:rsidP="00000000" w:rsidRDefault="00000000" w:rsidRPr="00000000" w14:paraId="00000281">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Board of trustees can delegate</w:t>
            </w:r>
          </w:p>
        </w:tc>
      </w:tr>
      <w:tr>
        <w:trPr>
          <w:cantSplit w:val="0"/>
          <w:tblHeader w:val="0"/>
        </w:trPr>
        <w:tc>
          <w:tcPr/>
          <w:p w:rsidR="00000000" w:rsidDel="00000000" w:rsidP="00000000" w:rsidRDefault="00000000" w:rsidRPr="00000000" w14:paraId="00000282">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Special Educational Needs and Disability</w:t>
            </w:r>
          </w:p>
        </w:tc>
        <w:tc>
          <w:tcPr/>
          <w:p w:rsidR="00000000" w:rsidDel="00000000" w:rsidP="00000000" w:rsidRDefault="00000000" w:rsidRPr="00000000" w14:paraId="00000283">
            <w:pPr>
              <w:pageBreakBefore w:val="0"/>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Yes</w:t>
            </w:r>
          </w:p>
        </w:tc>
        <w:tc>
          <w:tcPr/>
          <w:p w:rsidR="00000000" w:rsidDel="00000000" w:rsidP="00000000" w:rsidRDefault="00000000" w:rsidRPr="00000000" w14:paraId="00000284">
            <w:pPr>
              <w:pageBreakBefore w:val="0"/>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Yes</w:t>
            </w:r>
          </w:p>
        </w:tc>
        <w:tc>
          <w:tcPr/>
          <w:p w:rsidR="00000000" w:rsidDel="00000000" w:rsidP="00000000" w:rsidRDefault="00000000" w:rsidRPr="00000000" w14:paraId="00000285">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Annually</w:t>
            </w:r>
          </w:p>
        </w:tc>
        <w:tc>
          <w:tcPr/>
          <w:p w:rsidR="00000000" w:rsidDel="00000000" w:rsidP="00000000" w:rsidRDefault="00000000" w:rsidRPr="00000000" w14:paraId="00000286">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Board of trustees</w:t>
            </w:r>
          </w:p>
        </w:tc>
      </w:tr>
      <w:tr>
        <w:trPr>
          <w:cantSplit w:val="0"/>
          <w:tblHeader w:val="0"/>
        </w:trPr>
        <w:tc>
          <w:tcPr/>
          <w:p w:rsidR="00000000" w:rsidDel="00000000" w:rsidP="00000000" w:rsidRDefault="00000000" w:rsidRPr="00000000" w14:paraId="00000287">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Supporting students with medical conditions</w:t>
            </w:r>
          </w:p>
        </w:tc>
        <w:tc>
          <w:tcPr/>
          <w:p w:rsidR="00000000" w:rsidDel="00000000" w:rsidP="00000000" w:rsidRDefault="00000000" w:rsidRPr="00000000" w14:paraId="00000288">
            <w:pPr>
              <w:pageBreakBefore w:val="0"/>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Yes</w:t>
            </w:r>
          </w:p>
        </w:tc>
        <w:tc>
          <w:tcPr/>
          <w:p w:rsidR="00000000" w:rsidDel="00000000" w:rsidP="00000000" w:rsidRDefault="00000000" w:rsidRPr="00000000" w14:paraId="00000289">
            <w:pPr>
              <w:pageBreakBefore w:val="0"/>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Yes</w:t>
            </w:r>
          </w:p>
        </w:tc>
        <w:tc>
          <w:tcPr/>
          <w:p w:rsidR="00000000" w:rsidDel="00000000" w:rsidP="00000000" w:rsidRDefault="00000000" w:rsidRPr="00000000" w14:paraId="0000028A">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Recommended Annually</w:t>
            </w:r>
          </w:p>
        </w:tc>
        <w:tc>
          <w:tcPr/>
          <w:p w:rsidR="00000000" w:rsidDel="00000000" w:rsidP="00000000" w:rsidRDefault="00000000" w:rsidRPr="00000000" w14:paraId="0000028B">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Board of trustees</w:t>
            </w:r>
          </w:p>
        </w:tc>
      </w:tr>
      <w:tr>
        <w:trPr>
          <w:cantSplit w:val="0"/>
          <w:tblHeader w:val="0"/>
        </w:trPr>
        <w:tc>
          <w:tcPr/>
          <w:p w:rsidR="00000000" w:rsidDel="00000000" w:rsidP="00000000" w:rsidRDefault="00000000" w:rsidRPr="00000000" w14:paraId="0000028C">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Behaviour Policy</w:t>
            </w:r>
          </w:p>
        </w:tc>
        <w:tc>
          <w:tcPr/>
          <w:p w:rsidR="00000000" w:rsidDel="00000000" w:rsidP="00000000" w:rsidRDefault="00000000" w:rsidRPr="00000000" w14:paraId="0000028D">
            <w:pPr>
              <w:pageBreakBefore w:val="0"/>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Yes</w:t>
            </w:r>
          </w:p>
        </w:tc>
        <w:tc>
          <w:tcPr/>
          <w:p w:rsidR="00000000" w:rsidDel="00000000" w:rsidP="00000000" w:rsidRDefault="00000000" w:rsidRPr="00000000" w14:paraId="0000028E">
            <w:pPr>
              <w:pageBreakBefore w:val="0"/>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Yes</w:t>
            </w:r>
          </w:p>
        </w:tc>
        <w:tc>
          <w:tcPr/>
          <w:p w:rsidR="00000000" w:rsidDel="00000000" w:rsidP="00000000" w:rsidRDefault="00000000" w:rsidRPr="00000000" w14:paraId="0000028F">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Recommended Annually</w:t>
            </w:r>
          </w:p>
        </w:tc>
        <w:tc>
          <w:tcPr/>
          <w:p w:rsidR="00000000" w:rsidDel="00000000" w:rsidP="00000000" w:rsidRDefault="00000000" w:rsidRPr="00000000" w14:paraId="00000290">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Headteacher/Principal can delegate</w:t>
            </w:r>
          </w:p>
        </w:tc>
      </w:tr>
      <w:tr>
        <w:trPr>
          <w:cantSplit w:val="0"/>
          <w:tblHeader w:val="0"/>
        </w:trPr>
        <w:tc>
          <w:tcPr/>
          <w:p w:rsidR="00000000" w:rsidDel="00000000" w:rsidP="00000000" w:rsidRDefault="00000000" w:rsidRPr="00000000" w14:paraId="00000291">
            <w:pPr>
              <w:pageBreakBefore w:val="0"/>
              <w:spacing w:befor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Premises Management Document </w:t>
            </w:r>
          </w:p>
        </w:tc>
        <w:tc>
          <w:tcPr/>
          <w:p w:rsidR="00000000" w:rsidDel="00000000" w:rsidP="00000000" w:rsidRDefault="00000000" w:rsidRPr="00000000" w14:paraId="00000292">
            <w:pPr>
              <w:pageBreakBefore w:val="0"/>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Yes</w:t>
            </w:r>
          </w:p>
        </w:tc>
        <w:tc>
          <w:tcPr/>
          <w:p w:rsidR="00000000" w:rsidDel="00000000" w:rsidP="00000000" w:rsidRDefault="00000000" w:rsidRPr="00000000" w14:paraId="00000293">
            <w:pPr>
              <w:pageBreakBefore w:val="0"/>
              <w:spacing w:line="240" w:lineRule="auto"/>
              <w:jc w:val="center"/>
              <w:rPr>
                <w:rFonts w:ascii="Calibri" w:cs="Calibri" w:eastAsia="Calibri" w:hAnsi="Calibri"/>
                <w:color w:val="000000"/>
                <w:sz w:val="24"/>
                <w:szCs w:val="24"/>
              </w:rPr>
            </w:pPr>
            <w:r w:rsidDel="00000000" w:rsidR="00000000" w:rsidRPr="00000000">
              <w:rPr>
                <w:color w:val="000000"/>
                <w:sz w:val="24"/>
                <w:szCs w:val="24"/>
                <w:rtl w:val="0"/>
              </w:rPr>
              <w:t xml:space="preserve">Internal Use</w:t>
            </w:r>
            <w:r w:rsidDel="00000000" w:rsidR="00000000" w:rsidRPr="00000000">
              <w:rPr>
                <w:rtl w:val="0"/>
              </w:rPr>
            </w:r>
          </w:p>
        </w:tc>
        <w:tc>
          <w:tcPr/>
          <w:p w:rsidR="00000000" w:rsidDel="00000000" w:rsidP="00000000" w:rsidRDefault="00000000" w:rsidRPr="00000000" w14:paraId="00000294">
            <w:pPr>
              <w:pageBreakBefore w:val="0"/>
              <w:spacing w:line="240" w:lineRule="auto"/>
              <w:rPr>
                <w:rFonts w:ascii="Calibri" w:cs="Calibri" w:eastAsia="Calibri" w:hAnsi="Calibri"/>
                <w:color w:val="000000"/>
                <w:sz w:val="24"/>
                <w:szCs w:val="24"/>
              </w:rPr>
            </w:pPr>
            <w:r w:rsidDel="00000000" w:rsidR="00000000" w:rsidRPr="00000000">
              <w:rPr>
                <w:color w:val="000000"/>
                <w:sz w:val="24"/>
                <w:szCs w:val="24"/>
                <w:rtl w:val="0"/>
              </w:rPr>
              <w:t xml:space="preserve">Live Document</w:t>
            </w:r>
            <w:r w:rsidDel="00000000" w:rsidR="00000000" w:rsidRPr="00000000">
              <w:rPr>
                <w:rtl w:val="0"/>
              </w:rPr>
            </w:r>
          </w:p>
        </w:tc>
        <w:tc>
          <w:tcPr/>
          <w:p w:rsidR="00000000" w:rsidDel="00000000" w:rsidP="00000000" w:rsidRDefault="00000000" w:rsidRPr="00000000" w14:paraId="00000295">
            <w:pPr>
              <w:pageBreakBefore w:val="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Board of trustees, Individual Trustee, Headteacher/Principal</w:t>
            </w:r>
          </w:p>
        </w:tc>
      </w:tr>
      <w:tr>
        <w:trPr>
          <w:cantSplit w:val="0"/>
          <w:tblHeader w:val="0"/>
        </w:trPr>
        <w:tc>
          <w:tcPr/>
          <w:p w:rsidR="00000000" w:rsidDel="00000000" w:rsidP="00000000" w:rsidRDefault="00000000" w:rsidRPr="00000000" w14:paraId="00000296">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Academy Exclusion Policy</w:t>
            </w:r>
          </w:p>
        </w:tc>
        <w:tc>
          <w:tcPr/>
          <w:p w:rsidR="00000000" w:rsidDel="00000000" w:rsidP="00000000" w:rsidRDefault="00000000" w:rsidRPr="00000000" w14:paraId="00000297">
            <w:pPr>
              <w:pageBreakBefore w:val="0"/>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Yes</w:t>
            </w:r>
          </w:p>
        </w:tc>
        <w:tc>
          <w:tcPr/>
          <w:p w:rsidR="00000000" w:rsidDel="00000000" w:rsidP="00000000" w:rsidRDefault="00000000" w:rsidRPr="00000000" w14:paraId="00000298">
            <w:pPr>
              <w:pageBreakBefore w:val="0"/>
              <w:spacing w:line="240" w:lineRule="auto"/>
              <w:jc w:val="center"/>
              <w:rPr>
                <w:rFonts w:ascii="Calibri" w:cs="Calibri" w:eastAsia="Calibri" w:hAnsi="Calibri"/>
                <w:color w:val="000000"/>
                <w:sz w:val="24"/>
                <w:szCs w:val="24"/>
              </w:rPr>
            </w:pPr>
            <w:r w:rsidDel="00000000" w:rsidR="00000000" w:rsidRPr="00000000">
              <w:rPr>
                <w:color w:val="000000"/>
                <w:sz w:val="24"/>
                <w:szCs w:val="24"/>
                <w:rtl w:val="0"/>
              </w:rPr>
              <w:t xml:space="preserve">Internal Use</w:t>
            </w:r>
            <w:r w:rsidDel="00000000" w:rsidR="00000000" w:rsidRPr="00000000">
              <w:rPr>
                <w:rtl w:val="0"/>
              </w:rPr>
            </w:r>
          </w:p>
        </w:tc>
        <w:tc>
          <w:tcPr/>
          <w:p w:rsidR="00000000" w:rsidDel="00000000" w:rsidP="00000000" w:rsidRDefault="00000000" w:rsidRPr="00000000" w14:paraId="00000299">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Recommended Annually</w:t>
            </w:r>
          </w:p>
        </w:tc>
        <w:tc>
          <w:tcPr/>
          <w:p w:rsidR="00000000" w:rsidDel="00000000" w:rsidP="00000000" w:rsidRDefault="00000000" w:rsidRPr="00000000" w14:paraId="0000029A">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Board of trustees, Individual Trustee, Headteacher/Principal</w:t>
            </w:r>
          </w:p>
        </w:tc>
      </w:tr>
      <w:tr>
        <w:trPr>
          <w:cantSplit w:val="0"/>
          <w:tblHeader w:val="0"/>
        </w:trPr>
        <w:tc>
          <w:tcPr/>
          <w:p w:rsidR="00000000" w:rsidDel="00000000" w:rsidP="00000000" w:rsidRDefault="00000000" w:rsidRPr="00000000" w14:paraId="0000029B">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Health and Safety Policy</w:t>
            </w:r>
          </w:p>
        </w:tc>
        <w:tc>
          <w:tcPr/>
          <w:p w:rsidR="00000000" w:rsidDel="00000000" w:rsidP="00000000" w:rsidRDefault="00000000" w:rsidRPr="00000000" w14:paraId="0000029C">
            <w:pPr>
              <w:pageBreakBefore w:val="0"/>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Yes</w:t>
            </w:r>
          </w:p>
        </w:tc>
        <w:tc>
          <w:tcPr/>
          <w:p w:rsidR="00000000" w:rsidDel="00000000" w:rsidP="00000000" w:rsidRDefault="00000000" w:rsidRPr="00000000" w14:paraId="0000029D">
            <w:pPr>
              <w:pageBreakBefore w:val="0"/>
              <w:spacing w:line="240" w:lineRule="auto"/>
              <w:jc w:val="center"/>
              <w:rPr>
                <w:rFonts w:ascii="Calibri" w:cs="Calibri" w:eastAsia="Calibri" w:hAnsi="Calibri"/>
                <w:color w:val="000000"/>
                <w:sz w:val="24"/>
                <w:szCs w:val="24"/>
              </w:rPr>
            </w:pPr>
            <w:r w:rsidDel="00000000" w:rsidR="00000000" w:rsidRPr="00000000">
              <w:rPr>
                <w:color w:val="000000"/>
                <w:sz w:val="24"/>
                <w:szCs w:val="24"/>
                <w:rtl w:val="0"/>
              </w:rPr>
              <w:t xml:space="preserve">Internal Use</w:t>
            </w:r>
            <w:r w:rsidDel="00000000" w:rsidR="00000000" w:rsidRPr="00000000">
              <w:rPr>
                <w:rtl w:val="0"/>
              </w:rPr>
            </w:r>
          </w:p>
        </w:tc>
        <w:tc>
          <w:tcPr/>
          <w:p w:rsidR="00000000" w:rsidDel="00000000" w:rsidP="00000000" w:rsidRDefault="00000000" w:rsidRPr="00000000" w14:paraId="0000029E">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Annually</w:t>
            </w:r>
          </w:p>
        </w:tc>
        <w:tc>
          <w:tcPr/>
          <w:p w:rsidR="00000000" w:rsidDel="00000000" w:rsidP="00000000" w:rsidRDefault="00000000" w:rsidRPr="00000000" w14:paraId="0000029F">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Employer</w:t>
            </w:r>
          </w:p>
        </w:tc>
      </w:tr>
      <w:tr>
        <w:trPr>
          <w:cantSplit w:val="0"/>
          <w:tblHeader w:val="0"/>
        </w:trPr>
        <w:tc>
          <w:tcPr/>
          <w:p w:rsidR="00000000" w:rsidDel="00000000" w:rsidP="00000000" w:rsidRDefault="00000000" w:rsidRPr="00000000" w14:paraId="000002A0">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First Aid Policy</w:t>
            </w:r>
          </w:p>
        </w:tc>
        <w:tc>
          <w:tcPr/>
          <w:p w:rsidR="00000000" w:rsidDel="00000000" w:rsidP="00000000" w:rsidRDefault="00000000" w:rsidRPr="00000000" w14:paraId="000002A1">
            <w:pPr>
              <w:pageBreakBefore w:val="0"/>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Yes</w:t>
            </w:r>
          </w:p>
        </w:tc>
        <w:tc>
          <w:tcPr/>
          <w:p w:rsidR="00000000" w:rsidDel="00000000" w:rsidP="00000000" w:rsidRDefault="00000000" w:rsidRPr="00000000" w14:paraId="000002A2">
            <w:pPr>
              <w:pageBreakBefore w:val="0"/>
              <w:spacing w:line="240" w:lineRule="auto"/>
              <w:jc w:val="center"/>
              <w:rPr>
                <w:rFonts w:ascii="Calibri" w:cs="Calibri" w:eastAsia="Calibri" w:hAnsi="Calibri"/>
                <w:color w:val="000000"/>
                <w:sz w:val="24"/>
                <w:szCs w:val="24"/>
              </w:rPr>
            </w:pPr>
            <w:r w:rsidDel="00000000" w:rsidR="00000000" w:rsidRPr="00000000">
              <w:rPr>
                <w:color w:val="000000"/>
                <w:sz w:val="24"/>
                <w:szCs w:val="24"/>
                <w:rtl w:val="0"/>
              </w:rPr>
              <w:t xml:space="preserve">Internal Use</w:t>
            </w:r>
            <w:r w:rsidDel="00000000" w:rsidR="00000000" w:rsidRPr="00000000">
              <w:rPr>
                <w:rtl w:val="0"/>
              </w:rPr>
            </w:r>
          </w:p>
        </w:tc>
        <w:tc>
          <w:tcPr/>
          <w:p w:rsidR="00000000" w:rsidDel="00000000" w:rsidP="00000000" w:rsidRDefault="00000000" w:rsidRPr="00000000" w14:paraId="000002A3">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Recommended Annually</w:t>
            </w:r>
          </w:p>
        </w:tc>
        <w:tc>
          <w:tcPr/>
          <w:p w:rsidR="00000000" w:rsidDel="00000000" w:rsidP="00000000" w:rsidRDefault="00000000" w:rsidRPr="00000000" w14:paraId="000002A4">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Employer </w:t>
            </w:r>
          </w:p>
        </w:tc>
      </w:tr>
      <w:tr>
        <w:trPr>
          <w:cantSplit w:val="0"/>
          <w:tblHeader w:val="0"/>
        </w:trPr>
        <w:tc>
          <w:tcPr>
            <w:tcBorders>
              <w:bottom w:color="cccccc" w:space="0" w:sz="4" w:val="single"/>
            </w:tcBorders>
          </w:tcPr>
          <w:p w:rsidR="00000000" w:rsidDel="00000000" w:rsidP="00000000" w:rsidRDefault="00000000" w:rsidRPr="00000000" w14:paraId="000002A5">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Equality information and objectives</w:t>
            </w:r>
            <w:r w:rsidDel="00000000" w:rsidR="00000000" w:rsidRPr="00000000">
              <w:rPr>
                <w:rFonts w:ascii="Calibri" w:cs="Calibri" w:eastAsia="Calibri" w:hAnsi="Calibri"/>
                <w:color w:val="000000"/>
                <w:sz w:val="24"/>
                <w:szCs w:val="24"/>
                <w:highlight w:val="white"/>
                <w:rtl w:val="0"/>
              </w:rPr>
              <w:t xml:space="preserve">(public sector equality duty) statement for publication</w:t>
            </w:r>
            <w:r w:rsidDel="00000000" w:rsidR="00000000" w:rsidRPr="00000000">
              <w:rPr>
                <w:rtl w:val="0"/>
              </w:rPr>
            </w:r>
          </w:p>
          <w:p w:rsidR="00000000" w:rsidDel="00000000" w:rsidP="00000000" w:rsidRDefault="00000000" w:rsidRPr="00000000" w14:paraId="000002A6">
            <w:pPr>
              <w:pageBreakBefore w:val="0"/>
              <w:spacing w:line="240" w:lineRule="auto"/>
              <w:rPr>
                <w:rFonts w:ascii="Calibri" w:cs="Calibri" w:eastAsia="Calibri" w:hAnsi="Calibri"/>
                <w:color w:val="000000"/>
                <w:sz w:val="24"/>
                <w:szCs w:val="24"/>
              </w:rPr>
            </w:pPr>
            <w:r w:rsidDel="00000000" w:rsidR="00000000" w:rsidRPr="00000000">
              <w:rPr>
                <w:rtl w:val="0"/>
              </w:rPr>
            </w:r>
          </w:p>
        </w:tc>
        <w:tc>
          <w:tcPr>
            <w:tcBorders>
              <w:bottom w:color="cccccc" w:space="0" w:sz="4" w:val="single"/>
            </w:tcBorders>
          </w:tcPr>
          <w:p w:rsidR="00000000" w:rsidDel="00000000" w:rsidP="00000000" w:rsidRDefault="00000000" w:rsidRPr="00000000" w14:paraId="000002A7">
            <w:pPr>
              <w:pageBreakBefore w:val="0"/>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Every 4 Years</w:t>
            </w:r>
          </w:p>
        </w:tc>
        <w:tc>
          <w:tcPr>
            <w:tcBorders>
              <w:bottom w:color="cccccc" w:space="0" w:sz="4" w:val="single"/>
            </w:tcBorders>
          </w:tcPr>
          <w:p w:rsidR="00000000" w:rsidDel="00000000" w:rsidP="00000000" w:rsidRDefault="00000000" w:rsidRPr="00000000" w14:paraId="000002A8">
            <w:pPr>
              <w:pageBreakBefore w:val="0"/>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Yes</w:t>
            </w:r>
          </w:p>
        </w:tc>
        <w:tc>
          <w:tcPr>
            <w:tcBorders>
              <w:bottom w:color="cccccc" w:space="0" w:sz="4" w:val="single"/>
            </w:tcBorders>
          </w:tcPr>
          <w:p w:rsidR="00000000" w:rsidDel="00000000" w:rsidP="00000000" w:rsidRDefault="00000000" w:rsidRPr="00000000" w14:paraId="000002A9">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Recommended Annually</w:t>
            </w:r>
          </w:p>
        </w:tc>
        <w:tc>
          <w:tcPr>
            <w:tcBorders>
              <w:bottom w:color="cccccc" w:space="0" w:sz="4" w:val="single"/>
            </w:tcBorders>
          </w:tcPr>
          <w:p w:rsidR="00000000" w:rsidDel="00000000" w:rsidP="00000000" w:rsidRDefault="00000000" w:rsidRPr="00000000" w14:paraId="000002AA">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Board of trustees, Individual Trustee, Headteacher/Principal</w:t>
            </w:r>
          </w:p>
        </w:tc>
      </w:tr>
      <w:tr>
        <w:trPr>
          <w:cantSplit w:val="0"/>
          <w:tblHeader w:val="0"/>
        </w:trPr>
        <w:tc>
          <w:tcPr>
            <w:tcBorders>
              <w:top w:color="cccccc" w:space="0" w:sz="4" w:val="single"/>
              <w:left w:color="cccccc" w:space="0" w:sz="4" w:val="single"/>
              <w:bottom w:color="cccccc" w:space="0" w:sz="8" w:val="single"/>
              <w:right w:color="cccccc" w:space="0" w:sz="4" w:val="single"/>
            </w:tcBorders>
          </w:tcPr>
          <w:p w:rsidR="00000000" w:rsidDel="00000000" w:rsidP="00000000" w:rsidRDefault="00000000" w:rsidRPr="00000000" w14:paraId="000002AB">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highlight w:val="white"/>
                <w:rtl w:val="0"/>
              </w:rPr>
              <w:t xml:space="preserve">Register of business interests of Headteacher/Principals and trustees</w:t>
            </w:r>
            <w:r w:rsidDel="00000000" w:rsidR="00000000" w:rsidRPr="00000000">
              <w:rPr>
                <w:rtl w:val="0"/>
              </w:rPr>
            </w:r>
          </w:p>
        </w:tc>
        <w:tc>
          <w:tcPr>
            <w:tcBorders>
              <w:top w:color="cccccc" w:space="0" w:sz="4" w:val="single"/>
              <w:left w:color="cccccc" w:space="0" w:sz="4" w:val="single"/>
              <w:bottom w:color="cccccc" w:space="0" w:sz="8" w:val="single"/>
              <w:right w:color="cccccc" w:space="0" w:sz="4" w:val="single"/>
            </w:tcBorders>
          </w:tcPr>
          <w:p w:rsidR="00000000" w:rsidDel="00000000" w:rsidP="00000000" w:rsidRDefault="00000000" w:rsidRPr="00000000" w14:paraId="000002AC">
            <w:pPr>
              <w:pageBreakBefore w:val="0"/>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Yes</w:t>
            </w:r>
          </w:p>
        </w:tc>
        <w:tc>
          <w:tcPr>
            <w:tcBorders>
              <w:top w:color="cccccc" w:space="0" w:sz="4" w:val="single"/>
              <w:left w:color="cccccc" w:space="0" w:sz="4" w:val="single"/>
              <w:bottom w:color="cccccc" w:space="0" w:sz="8" w:val="single"/>
              <w:right w:color="cccccc" w:space="0" w:sz="4" w:val="single"/>
            </w:tcBorders>
          </w:tcPr>
          <w:p w:rsidR="00000000" w:rsidDel="00000000" w:rsidP="00000000" w:rsidRDefault="00000000" w:rsidRPr="00000000" w14:paraId="000002AD">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Live Document</w:t>
            </w:r>
          </w:p>
        </w:tc>
        <w:tc>
          <w:tcPr>
            <w:tcBorders>
              <w:top w:color="cccccc" w:space="0" w:sz="4" w:val="single"/>
              <w:left w:color="cccccc" w:space="0" w:sz="4" w:val="single"/>
              <w:bottom w:color="cccccc" w:space="0" w:sz="8" w:val="single"/>
              <w:right w:color="cccccc" w:space="0" w:sz="4" w:val="single"/>
            </w:tcBorders>
          </w:tcPr>
          <w:p w:rsidR="00000000" w:rsidDel="00000000" w:rsidP="00000000" w:rsidRDefault="00000000" w:rsidRPr="00000000" w14:paraId="000002AE">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Recommended Annually</w:t>
            </w:r>
          </w:p>
        </w:tc>
        <w:tc>
          <w:tcPr>
            <w:tcBorders>
              <w:top w:color="cccccc" w:space="0" w:sz="4" w:val="single"/>
              <w:left w:color="cccccc" w:space="0" w:sz="4" w:val="single"/>
              <w:bottom w:color="cccccc" w:space="0" w:sz="8" w:val="single"/>
              <w:right w:color="cccccc" w:space="0" w:sz="4" w:val="single"/>
            </w:tcBorders>
          </w:tcPr>
          <w:p w:rsidR="00000000" w:rsidDel="00000000" w:rsidP="00000000" w:rsidRDefault="00000000" w:rsidRPr="00000000" w14:paraId="000002AF">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highlight w:val="white"/>
                <w:rtl w:val="0"/>
              </w:rPr>
              <w:t xml:space="preserve">Board of trustees can delegate approval subject to the local authority scheme</w:t>
            </w:r>
            <w:r w:rsidDel="00000000" w:rsidR="00000000" w:rsidRPr="00000000">
              <w:rPr>
                <w:rtl w:val="0"/>
              </w:rPr>
            </w:r>
          </w:p>
        </w:tc>
      </w:tr>
      <w:tr>
        <w:trPr>
          <w:cantSplit w:val="0"/>
          <w:trHeight w:val="863.9062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B0">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highlight w:val="white"/>
                <w:rtl w:val="0"/>
              </w:rPr>
              <w:t xml:space="preserve">Careers guidance: details of your careers programme and a provider access statement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B1">
            <w:pPr>
              <w:pageBreakBefore w:val="0"/>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Yes</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B2">
            <w:pPr>
              <w:pageBreakBefore w:val="0"/>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Yes</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B3">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Recommended Annually</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B4">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Board of trustees</w:t>
            </w:r>
          </w:p>
        </w:tc>
      </w:tr>
      <w:tr>
        <w:trPr>
          <w:cantSplit w:val="0"/>
          <w:trHeight w:val="863.9062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B5">
            <w:pPr>
              <w:pageBreakBefore w:val="0"/>
              <w:spacing w:line="240" w:lineRule="auto"/>
              <w:rPr>
                <w:rFonts w:ascii="Calibri" w:cs="Calibri" w:eastAsia="Calibri" w:hAnsi="Calibri"/>
                <w:color w:val="000000"/>
                <w:sz w:val="24"/>
                <w:szCs w:val="24"/>
                <w:highlight w:val="white"/>
              </w:rPr>
            </w:pPr>
            <w:r w:rsidDel="00000000" w:rsidR="00000000" w:rsidRPr="00000000">
              <w:rPr>
                <w:color w:val="000000"/>
                <w:sz w:val="24"/>
                <w:szCs w:val="24"/>
                <w:highlight w:val="white"/>
                <w:rtl w:val="0"/>
              </w:rPr>
              <w:t xml:space="preserve">Whistleblowing Policy - DfE recommendation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B6">
            <w:pPr>
              <w:pageBreakBefore w:val="0"/>
              <w:spacing w:line="240" w:lineRule="auto"/>
              <w:jc w:val="center"/>
              <w:rPr>
                <w:rFonts w:ascii="Calibri" w:cs="Calibri" w:eastAsia="Calibri" w:hAnsi="Calibri"/>
                <w:color w:val="000000"/>
                <w:sz w:val="24"/>
                <w:szCs w:val="24"/>
              </w:rPr>
            </w:pPr>
            <w:r w:rsidDel="00000000" w:rsidR="00000000" w:rsidRPr="00000000">
              <w:rPr>
                <w:color w:val="000000"/>
                <w:sz w:val="24"/>
                <w:szCs w:val="24"/>
                <w:rtl w:val="0"/>
              </w:rPr>
              <w:t xml:space="preserve">Yes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B7">
            <w:pPr>
              <w:pageBreakBefore w:val="0"/>
              <w:spacing w:line="240" w:lineRule="auto"/>
              <w:jc w:val="center"/>
              <w:rPr>
                <w:rFonts w:ascii="Calibri" w:cs="Calibri" w:eastAsia="Calibri" w:hAnsi="Calibri"/>
                <w:color w:val="000000"/>
                <w:sz w:val="24"/>
                <w:szCs w:val="24"/>
              </w:rPr>
            </w:pPr>
            <w:r w:rsidDel="00000000" w:rsidR="00000000" w:rsidRPr="00000000">
              <w:rPr>
                <w:color w:val="000000"/>
                <w:sz w:val="24"/>
                <w:szCs w:val="24"/>
                <w:rtl w:val="0"/>
              </w:rPr>
              <w:t xml:space="preserve">Yes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B8">
            <w:pPr>
              <w:pageBreakBefore w:val="0"/>
              <w:spacing w:line="240" w:lineRule="auto"/>
              <w:rPr>
                <w:rFonts w:ascii="Calibri" w:cs="Calibri" w:eastAsia="Calibri" w:hAnsi="Calibri"/>
                <w:color w:val="000000"/>
                <w:sz w:val="24"/>
                <w:szCs w:val="24"/>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B9">
            <w:pPr>
              <w:pageBreakBefore w:val="0"/>
              <w:spacing w:line="240" w:lineRule="auto"/>
              <w:rPr>
                <w:rFonts w:ascii="Calibri" w:cs="Calibri" w:eastAsia="Calibri" w:hAnsi="Calibri"/>
                <w:color w:val="000000"/>
                <w:sz w:val="24"/>
                <w:szCs w:val="24"/>
              </w:rPr>
            </w:pPr>
            <w:r w:rsidDel="00000000" w:rsidR="00000000" w:rsidRPr="00000000">
              <w:rPr>
                <w:color w:val="000000"/>
                <w:sz w:val="24"/>
                <w:szCs w:val="24"/>
                <w:rtl w:val="0"/>
              </w:rPr>
              <w:t xml:space="preserve">Board of trustees</w:t>
            </w:r>
            <w:r w:rsidDel="00000000" w:rsidR="00000000" w:rsidRPr="00000000">
              <w:rPr>
                <w:rtl w:val="0"/>
              </w:rPr>
            </w:r>
          </w:p>
        </w:tc>
      </w:tr>
      <w:tr>
        <w:trPr>
          <w:cantSplit w:val="0"/>
          <w:trHeight w:val="863.90625" w:hRule="atLeast"/>
          <w:tblHeader w:val="0"/>
        </w:trPr>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tcPr>
          <w:p w:rsidR="00000000" w:rsidDel="00000000" w:rsidP="00000000" w:rsidRDefault="00000000" w:rsidRPr="00000000" w14:paraId="000002BA">
            <w:pPr>
              <w:rPr>
                <w:color w:val="000000"/>
                <w:sz w:val="24"/>
                <w:szCs w:val="24"/>
              </w:rPr>
            </w:pPr>
            <w:r w:rsidDel="00000000" w:rsidR="00000000" w:rsidRPr="00000000">
              <w:rPr>
                <w:color w:val="000000"/>
                <w:sz w:val="24"/>
                <w:szCs w:val="24"/>
                <w:rtl w:val="0"/>
              </w:rPr>
              <w:t xml:space="preserve">Uniform Policy</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tcPr>
          <w:p w:rsidR="00000000" w:rsidDel="00000000" w:rsidP="00000000" w:rsidRDefault="00000000" w:rsidRPr="00000000" w14:paraId="000002BB">
            <w:pPr>
              <w:jc w:val="center"/>
              <w:rPr>
                <w:color w:val="000000"/>
                <w:sz w:val="24"/>
                <w:szCs w:val="24"/>
              </w:rPr>
            </w:pPr>
            <w:r w:rsidDel="00000000" w:rsidR="00000000" w:rsidRPr="00000000">
              <w:rPr>
                <w:color w:val="000000"/>
                <w:sz w:val="24"/>
                <w:szCs w:val="24"/>
                <w:rtl w:val="0"/>
              </w:rPr>
              <w:t xml:space="preserve">Yes</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tcPr>
          <w:p w:rsidR="00000000" w:rsidDel="00000000" w:rsidP="00000000" w:rsidRDefault="00000000" w:rsidRPr="00000000" w14:paraId="000002BC">
            <w:pPr>
              <w:jc w:val="center"/>
              <w:rPr>
                <w:color w:val="000000"/>
                <w:sz w:val="24"/>
                <w:szCs w:val="24"/>
              </w:rPr>
            </w:pPr>
            <w:r w:rsidDel="00000000" w:rsidR="00000000" w:rsidRPr="00000000">
              <w:rPr>
                <w:color w:val="000000"/>
                <w:sz w:val="24"/>
                <w:szCs w:val="24"/>
                <w:rtl w:val="0"/>
              </w:rPr>
              <w:t xml:space="preserve">Yes</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tcPr>
          <w:p w:rsidR="00000000" w:rsidDel="00000000" w:rsidP="00000000" w:rsidRDefault="00000000" w:rsidRPr="00000000" w14:paraId="000002BD">
            <w:pPr>
              <w:rPr>
                <w:color w:val="000000"/>
                <w:sz w:val="24"/>
                <w:szCs w:val="24"/>
              </w:rPr>
            </w:pPr>
            <w:r w:rsidDel="00000000" w:rsidR="00000000" w:rsidRPr="00000000">
              <w:rPr>
                <w:color w:val="000000"/>
                <w:sz w:val="24"/>
                <w:szCs w:val="24"/>
                <w:rtl w:val="0"/>
              </w:rPr>
              <w:t xml:space="preserve">Recommended Annually</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tcPr>
          <w:p w:rsidR="00000000" w:rsidDel="00000000" w:rsidP="00000000" w:rsidRDefault="00000000" w:rsidRPr="00000000" w14:paraId="000002BE">
            <w:pPr>
              <w:rPr>
                <w:color w:val="000000"/>
                <w:sz w:val="24"/>
                <w:szCs w:val="24"/>
              </w:rPr>
            </w:pPr>
            <w:r w:rsidDel="00000000" w:rsidR="00000000" w:rsidRPr="00000000">
              <w:rPr>
                <w:color w:val="000000"/>
                <w:sz w:val="24"/>
                <w:szCs w:val="24"/>
                <w:rtl w:val="0"/>
              </w:rPr>
              <w:t xml:space="preserve">Board of trustees, Headteacher</w:t>
            </w:r>
          </w:p>
        </w:tc>
      </w:tr>
      <w:tr>
        <w:trPr>
          <w:cantSplit w:val="0"/>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BF">
            <w:pPr>
              <w:pageBreakBefore w:val="0"/>
              <w:spacing w:line="240" w:lineRule="auto"/>
              <w:rPr>
                <w:rFonts w:ascii="Calibri" w:cs="Calibri" w:eastAsia="Calibri" w:hAnsi="Calibri"/>
                <w:color w:val="000000"/>
                <w:sz w:val="24"/>
                <w:szCs w:val="24"/>
                <w:highlight w:val="white"/>
              </w:rPr>
            </w:pPr>
            <w:r w:rsidDel="00000000" w:rsidR="00000000" w:rsidRPr="00000000">
              <w:rPr>
                <w:color w:val="ff0000"/>
                <w:sz w:val="24"/>
                <w:szCs w:val="24"/>
                <w:highlight w:val="white"/>
                <w:rtl w:val="0"/>
              </w:rPr>
              <w:t xml:space="preserve">PLEASE LIST ALL OTHER WRITTEN POLICIES / PROCEDURES THE ACADEMY HAS IN PLACE TO DELIVER ITS  SERVICES AND RESPONSIBILITIES (AS REQUIRED BY THE ICO) AND NOTE WHETHER THEY ARE PUBLISHED ON THE WEBSITE OR FOR INTERNAL USE ONLY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C0">
            <w:pPr>
              <w:pageBreakBefore w:val="0"/>
              <w:spacing w:line="240" w:lineRule="auto"/>
              <w:jc w:val="center"/>
              <w:rPr>
                <w:rFonts w:ascii="Calibri" w:cs="Calibri" w:eastAsia="Calibri" w:hAnsi="Calibri"/>
                <w:color w:val="000000"/>
                <w:sz w:val="24"/>
                <w:szCs w:val="24"/>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C1">
            <w:pPr>
              <w:pageBreakBefore w:val="0"/>
              <w:spacing w:line="240" w:lineRule="auto"/>
              <w:jc w:val="center"/>
              <w:rPr>
                <w:rFonts w:ascii="Calibri" w:cs="Calibri" w:eastAsia="Calibri" w:hAnsi="Calibri"/>
                <w:color w:val="000000"/>
                <w:sz w:val="24"/>
                <w:szCs w:val="24"/>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C2">
            <w:pPr>
              <w:pageBreakBefore w:val="0"/>
              <w:spacing w:line="240" w:lineRule="auto"/>
              <w:rPr>
                <w:rFonts w:ascii="Calibri" w:cs="Calibri" w:eastAsia="Calibri" w:hAnsi="Calibri"/>
                <w:color w:val="000000"/>
                <w:sz w:val="24"/>
                <w:szCs w:val="24"/>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C3">
            <w:pPr>
              <w:pageBreakBefore w:val="0"/>
              <w:spacing w:line="240" w:lineRule="auto"/>
              <w:rPr>
                <w:rFonts w:ascii="Calibri" w:cs="Calibri" w:eastAsia="Calibri" w:hAnsi="Calibri"/>
                <w:color w:val="000000"/>
                <w:sz w:val="24"/>
                <w:szCs w:val="24"/>
              </w:rPr>
            </w:pPr>
            <w:r w:rsidDel="00000000" w:rsidR="00000000" w:rsidRPr="00000000">
              <w:rPr>
                <w:rtl w:val="0"/>
              </w:rPr>
            </w:r>
          </w:p>
        </w:tc>
      </w:tr>
    </w:tbl>
    <w:p w:rsidR="00000000" w:rsidDel="00000000" w:rsidP="00000000" w:rsidRDefault="00000000" w:rsidRPr="00000000" w14:paraId="000002C4">
      <w:pPr>
        <w:pageBreakBefore w:val="0"/>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C5">
      <w:pPr>
        <w:pageBreakBefore w:val="0"/>
        <w:rPr/>
      </w:pPr>
      <w:bookmarkStart w:colFirst="0" w:colLast="0" w:name="_2s8eyo1" w:id="9"/>
      <w:bookmarkEnd w:id="9"/>
      <w:r w:rsidDel="00000000" w:rsidR="00000000" w:rsidRPr="00000000">
        <w:br w:type="page"/>
      </w:r>
      <w:r w:rsidDel="00000000" w:rsidR="00000000" w:rsidRPr="00000000">
        <w:rPr>
          <w:rtl w:val="0"/>
        </w:rPr>
      </w:r>
    </w:p>
    <w:p w:rsidR="00000000" w:rsidDel="00000000" w:rsidP="00000000" w:rsidRDefault="00000000" w:rsidRPr="00000000" w14:paraId="000002C6">
      <w:pPr>
        <w:pageBreakBefore w:val="0"/>
        <w:rPr/>
      </w:pPr>
      <w:bookmarkStart w:colFirst="0" w:colLast="0" w:name="_casvsducz49r" w:id="10"/>
      <w:bookmarkEnd w:id="10"/>
      <w:r w:rsidDel="00000000" w:rsidR="00000000" w:rsidRPr="00000000">
        <w:rPr>
          <w:rtl w:val="0"/>
        </w:rPr>
      </w:r>
    </w:p>
    <w:tbl>
      <w:tblPr>
        <w:tblStyle w:val="Table9"/>
        <w:tblW w:w="14019.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918"/>
        <w:gridCol w:w="4101"/>
        <w:tblGridChange w:id="0">
          <w:tblGrid>
            <w:gridCol w:w="9918"/>
            <w:gridCol w:w="4101"/>
          </w:tblGrid>
        </w:tblGridChange>
      </w:tblGrid>
      <w:tr>
        <w:trPr>
          <w:cantSplit w:val="0"/>
          <w:tblHeader w:val="0"/>
        </w:trPr>
        <w:tc>
          <w:tcPr>
            <w:shd w:fill="f2f2f2" w:val="clear"/>
          </w:tcPr>
          <w:p w:rsidR="00000000" w:rsidDel="00000000" w:rsidP="00000000" w:rsidRDefault="00000000" w:rsidRPr="00000000" w14:paraId="000002C7">
            <w:pPr>
              <w:pStyle w:val="Heading2"/>
              <w:pageBreakBefore w:val="0"/>
              <w:rPr/>
            </w:pPr>
            <w:r w:rsidDel="00000000" w:rsidR="00000000" w:rsidRPr="00000000">
              <w:rPr>
                <w:rtl w:val="0"/>
              </w:rPr>
              <w:t xml:space="preserve">Class 6: Lists and registers</w:t>
            </w:r>
          </w:p>
          <w:p w:rsidR="00000000" w:rsidDel="00000000" w:rsidP="00000000" w:rsidRDefault="00000000" w:rsidRPr="00000000" w14:paraId="000002C8">
            <w:pPr>
              <w:pStyle w:val="Heading2"/>
              <w:pageBreakBefore w:val="0"/>
              <w:rPr>
                <w:b w:val="0"/>
                <w:i w:val="1"/>
                <w:color w:val="000000"/>
                <w:sz w:val="24"/>
                <w:szCs w:val="24"/>
              </w:rPr>
            </w:pPr>
            <w:r w:rsidDel="00000000" w:rsidR="00000000" w:rsidRPr="00000000">
              <w:rPr>
                <w:rFonts w:ascii="Calibri" w:cs="Calibri" w:eastAsia="Calibri" w:hAnsi="Calibri"/>
                <w:color w:val="0292b5"/>
                <w:sz w:val="24"/>
                <w:szCs w:val="24"/>
                <w:rtl w:val="0"/>
              </w:rPr>
              <w:t xml:space="preserve">Any information that the Academy is legally required to hold in publicly available registers</w:t>
            </w:r>
            <w:r w:rsidDel="00000000" w:rsidR="00000000" w:rsidRPr="00000000">
              <w:rPr>
                <w:b w:val="0"/>
                <w:i w:val="1"/>
                <w:color w:val="000000"/>
                <w:sz w:val="24"/>
                <w:szCs w:val="24"/>
                <w:rtl w:val="0"/>
              </w:rPr>
              <w:br w:type="textWrapping"/>
              <w:t xml:space="preserve">(Current information as a minimum )</w:t>
            </w:r>
          </w:p>
          <w:p w:rsidR="00000000" w:rsidDel="00000000" w:rsidP="00000000" w:rsidRDefault="00000000" w:rsidRPr="00000000" w14:paraId="000002C9">
            <w:pPr>
              <w:pStyle w:val="Heading3"/>
              <w:pageBreakBefore w:val="0"/>
              <w:rPr/>
            </w:pPr>
            <w:bookmarkStart w:colFirst="0" w:colLast="0" w:name="_c34ymfb0c9d4" w:id="11"/>
            <w:bookmarkEnd w:id="11"/>
            <w:r w:rsidDel="00000000" w:rsidR="00000000" w:rsidRPr="00000000">
              <w:rPr>
                <w:color w:val="000000"/>
                <w:sz w:val="22"/>
                <w:szCs w:val="22"/>
                <w:rtl w:val="0"/>
              </w:rPr>
              <w:t xml:space="preserve">Hard copies provided upon written request - this may incur a minimal charge.  Trust Board minutes may be provided upon written request</w:t>
            </w:r>
            <w:r w:rsidDel="00000000" w:rsidR="00000000" w:rsidRPr="00000000">
              <w:rPr>
                <w:rtl w:val="0"/>
              </w:rPr>
            </w:r>
          </w:p>
        </w:tc>
        <w:tc>
          <w:tcPr>
            <w:shd w:fill="f2f2f2" w:val="clear"/>
          </w:tcPr>
          <w:p w:rsidR="00000000" w:rsidDel="00000000" w:rsidP="00000000" w:rsidRDefault="00000000" w:rsidRPr="00000000" w14:paraId="000002CA">
            <w:pPr>
              <w:pageBreakBefore w:val="0"/>
              <w:spacing w:line="240" w:lineRule="auto"/>
              <w:rPr>
                <w:rFonts w:ascii="Calibri" w:cs="Calibri" w:eastAsia="Calibri" w:hAnsi="Calibri"/>
                <w:color w:val="000000"/>
              </w:rPr>
            </w:pPr>
            <w:r w:rsidDel="00000000" w:rsidR="00000000" w:rsidRPr="00000000">
              <w:rPr>
                <w:rtl w:val="0"/>
              </w:rPr>
            </w:r>
          </w:p>
        </w:tc>
      </w:tr>
      <w:tr>
        <w:trPr>
          <w:cantSplit w:val="0"/>
          <w:tblHeader w:val="0"/>
        </w:trPr>
        <w:tc>
          <w:tcPr/>
          <w:p w:rsidR="00000000" w:rsidDel="00000000" w:rsidP="00000000" w:rsidRDefault="00000000" w:rsidRPr="00000000" w14:paraId="000002CB">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Curriculum circulars and statutory instruments</w:t>
            </w:r>
          </w:p>
          <w:p w:rsidR="00000000" w:rsidDel="00000000" w:rsidP="00000000" w:rsidRDefault="00000000" w:rsidRPr="00000000" w14:paraId="000002CC">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Disclosure logs – Register of Gifts and Hospitality</w:t>
            </w:r>
          </w:p>
          <w:p w:rsidR="00000000" w:rsidDel="00000000" w:rsidP="00000000" w:rsidRDefault="00000000" w:rsidRPr="00000000" w14:paraId="000002CD">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Local searches, requested and received prior to academy conversion which may include; Environmental Searches, Land Searches, Chancel, Flood etc</w:t>
            </w:r>
          </w:p>
          <w:p w:rsidR="00000000" w:rsidDel="00000000" w:rsidP="00000000" w:rsidRDefault="00000000" w:rsidRPr="00000000" w14:paraId="000002CE">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Listed Buildings</w:t>
            </w:r>
          </w:p>
          <w:p w:rsidR="00000000" w:rsidDel="00000000" w:rsidP="00000000" w:rsidRDefault="00000000" w:rsidRPr="00000000" w14:paraId="000002CF">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Planning Applications</w:t>
            </w:r>
          </w:p>
          <w:p w:rsidR="00000000" w:rsidDel="00000000" w:rsidP="00000000" w:rsidRDefault="00000000" w:rsidRPr="00000000" w14:paraId="000002D0">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Register of Pecuniary Interests – Trustees</w:t>
            </w:r>
          </w:p>
          <w:p w:rsidR="00000000" w:rsidDel="00000000" w:rsidP="00000000" w:rsidRDefault="00000000" w:rsidRPr="00000000" w14:paraId="000002D1">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Register of attendance at Board of trustees meetings / Trust Board meetings</w:t>
            </w:r>
          </w:p>
          <w:p w:rsidR="00000000" w:rsidDel="00000000" w:rsidP="00000000" w:rsidRDefault="00000000" w:rsidRPr="00000000" w14:paraId="000002D2">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Information Asset Register - CCTV</w:t>
            </w:r>
          </w:p>
          <w:p w:rsidR="00000000" w:rsidDel="00000000" w:rsidP="00000000" w:rsidRDefault="00000000" w:rsidRPr="00000000" w14:paraId="000002D3">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Contracts Register</w:t>
            </w:r>
          </w:p>
          <w:p w:rsidR="00000000" w:rsidDel="00000000" w:rsidP="00000000" w:rsidRDefault="00000000" w:rsidRPr="00000000" w14:paraId="000002D4">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Asset Register</w:t>
            </w:r>
          </w:p>
          <w:p w:rsidR="00000000" w:rsidDel="00000000" w:rsidP="00000000" w:rsidRDefault="00000000" w:rsidRPr="00000000" w14:paraId="000002D5">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Asbestos Register</w:t>
            </w:r>
          </w:p>
          <w:p w:rsidR="00000000" w:rsidDel="00000000" w:rsidP="00000000" w:rsidRDefault="00000000" w:rsidRPr="00000000" w14:paraId="000002D6">
            <w:pPr>
              <w:pageBreakBefore w:val="0"/>
              <w:spacing w:line="240" w:lineRule="auto"/>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D7">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Hard Copy</w:t>
            </w:r>
          </w:p>
          <w:p w:rsidR="00000000" w:rsidDel="00000000" w:rsidP="00000000" w:rsidRDefault="00000000" w:rsidRPr="00000000" w14:paraId="000002D8">
            <w:pPr>
              <w:pageBreakBefore w:val="0"/>
              <w:spacing w:line="240" w:lineRule="auto"/>
              <w:rPr>
                <w:rFonts w:ascii="Calibri" w:cs="Calibri" w:eastAsia="Calibri" w:hAnsi="Calibri"/>
                <w:color w:val="000000"/>
                <w:sz w:val="24"/>
                <w:szCs w:val="24"/>
              </w:rPr>
            </w:pPr>
            <w:r w:rsidDel="00000000" w:rsidR="00000000" w:rsidRPr="00000000">
              <w:rPr>
                <w:color w:val="000000"/>
                <w:sz w:val="24"/>
                <w:szCs w:val="24"/>
                <w:rtl w:val="0"/>
              </w:rPr>
              <w:t xml:space="preserve">Hard Copy</w:t>
            </w:r>
            <w:r w:rsidDel="00000000" w:rsidR="00000000" w:rsidRPr="00000000">
              <w:rPr>
                <w:rtl w:val="0"/>
              </w:rPr>
            </w:r>
          </w:p>
          <w:p w:rsidR="00000000" w:rsidDel="00000000" w:rsidP="00000000" w:rsidRDefault="00000000" w:rsidRPr="00000000" w14:paraId="000002D9">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Arrange viewing via academy office</w:t>
            </w:r>
          </w:p>
          <w:p w:rsidR="00000000" w:rsidDel="00000000" w:rsidP="00000000" w:rsidRDefault="00000000" w:rsidRPr="00000000" w14:paraId="000002DA">
            <w:pPr>
              <w:pageBreakBefore w:val="0"/>
              <w:spacing w:line="240" w:lineRule="auto"/>
              <w:rPr>
                <w:rFonts w:ascii="Calibri" w:cs="Calibri" w:eastAsia="Calibri" w:hAnsi="Calibri"/>
                <w:color w:val="000000"/>
                <w:sz w:val="24"/>
                <w:szCs w:val="24"/>
              </w:rPr>
            </w:pPr>
            <w:r w:rsidDel="00000000" w:rsidR="00000000" w:rsidRPr="00000000">
              <w:rPr>
                <w:color w:val="000000"/>
                <w:sz w:val="24"/>
                <w:szCs w:val="24"/>
                <w:rtl w:val="0"/>
              </w:rPr>
              <w:t xml:space="preserve">Arrange viewing via academy office</w:t>
            </w:r>
            <w:r w:rsidDel="00000000" w:rsidR="00000000" w:rsidRPr="00000000">
              <w:rPr>
                <w:rtl w:val="0"/>
              </w:rPr>
            </w:r>
          </w:p>
          <w:p w:rsidR="00000000" w:rsidDel="00000000" w:rsidP="00000000" w:rsidRDefault="00000000" w:rsidRPr="00000000" w14:paraId="000002DB">
            <w:pPr>
              <w:pageBreakBefore w:val="0"/>
              <w:spacing w:line="240" w:lineRule="auto"/>
              <w:rPr>
                <w:rFonts w:ascii="Calibri" w:cs="Calibri" w:eastAsia="Calibri" w:hAnsi="Calibri"/>
                <w:color w:val="000000"/>
                <w:sz w:val="24"/>
                <w:szCs w:val="24"/>
              </w:rPr>
            </w:pPr>
            <w:r w:rsidDel="00000000" w:rsidR="00000000" w:rsidRPr="00000000">
              <w:rPr>
                <w:color w:val="000000"/>
                <w:sz w:val="24"/>
                <w:szCs w:val="24"/>
                <w:rtl w:val="0"/>
              </w:rPr>
              <w:t xml:space="preserve">Arrange viewing via academy office</w:t>
            </w:r>
            <w:r w:rsidDel="00000000" w:rsidR="00000000" w:rsidRPr="00000000">
              <w:rPr>
                <w:rtl w:val="0"/>
              </w:rPr>
            </w:r>
          </w:p>
          <w:p w:rsidR="00000000" w:rsidDel="00000000" w:rsidP="00000000" w:rsidRDefault="00000000" w:rsidRPr="00000000" w14:paraId="000002DC">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Trust Board minutes</w:t>
            </w:r>
          </w:p>
          <w:p w:rsidR="00000000" w:rsidDel="00000000" w:rsidP="00000000" w:rsidRDefault="00000000" w:rsidRPr="00000000" w14:paraId="000002DD">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Trust Board minutes</w:t>
            </w:r>
          </w:p>
          <w:p w:rsidR="00000000" w:rsidDel="00000000" w:rsidP="00000000" w:rsidRDefault="00000000" w:rsidRPr="00000000" w14:paraId="000002DE">
            <w:pPr>
              <w:pageBreakBefore w:val="0"/>
              <w:spacing w:line="240" w:lineRule="auto"/>
              <w:rPr>
                <w:color w:val="000000"/>
                <w:sz w:val="24"/>
                <w:szCs w:val="24"/>
              </w:rPr>
            </w:pPr>
            <w:r w:rsidDel="00000000" w:rsidR="00000000" w:rsidRPr="00000000">
              <w:rPr>
                <w:color w:val="000000"/>
                <w:sz w:val="24"/>
                <w:szCs w:val="24"/>
                <w:rtl w:val="0"/>
              </w:rPr>
              <w:t xml:space="preserve">Trust Board minutes</w:t>
            </w:r>
          </w:p>
          <w:p w:rsidR="00000000" w:rsidDel="00000000" w:rsidP="00000000" w:rsidRDefault="00000000" w:rsidRPr="00000000" w14:paraId="000002DF">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Arrange viewing via academy office</w:t>
            </w:r>
          </w:p>
          <w:p w:rsidR="00000000" w:rsidDel="00000000" w:rsidP="00000000" w:rsidRDefault="00000000" w:rsidRPr="00000000" w14:paraId="000002E0">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As above</w:t>
            </w:r>
          </w:p>
          <w:p w:rsidR="00000000" w:rsidDel="00000000" w:rsidP="00000000" w:rsidRDefault="00000000" w:rsidRPr="00000000" w14:paraId="000002E1">
            <w:pPr>
              <w:pageBreakBefore w:val="0"/>
              <w:spacing w:line="240" w:lineRule="auto"/>
              <w:rPr>
                <w:color w:val="000000"/>
                <w:sz w:val="24"/>
                <w:szCs w:val="24"/>
              </w:rPr>
            </w:pPr>
            <w:r w:rsidDel="00000000" w:rsidR="00000000" w:rsidRPr="00000000">
              <w:rPr>
                <w:color w:val="000000"/>
                <w:sz w:val="24"/>
                <w:szCs w:val="24"/>
                <w:rtl w:val="0"/>
              </w:rPr>
              <w:t xml:space="preserve">Arrange via academy office</w:t>
            </w:r>
          </w:p>
          <w:p w:rsidR="00000000" w:rsidDel="00000000" w:rsidP="00000000" w:rsidRDefault="00000000" w:rsidRPr="00000000" w14:paraId="000002E2">
            <w:pPr>
              <w:pageBreakBefore w:val="0"/>
              <w:spacing w:line="240" w:lineRule="auto"/>
              <w:rPr>
                <w:color w:val="000000"/>
                <w:sz w:val="24"/>
                <w:szCs w:val="24"/>
              </w:rPr>
            </w:pPr>
            <w:r w:rsidDel="00000000" w:rsidR="00000000" w:rsidRPr="00000000">
              <w:rPr>
                <w:color w:val="000000"/>
                <w:sz w:val="24"/>
                <w:szCs w:val="24"/>
                <w:rtl w:val="0"/>
              </w:rPr>
              <w:t xml:space="preserve">Arrange via academy office</w:t>
            </w:r>
          </w:p>
          <w:p w:rsidR="00000000" w:rsidDel="00000000" w:rsidP="00000000" w:rsidRDefault="00000000" w:rsidRPr="00000000" w14:paraId="000002E3">
            <w:pPr>
              <w:pageBreakBefore w:val="0"/>
              <w:spacing w:line="240" w:lineRule="auto"/>
              <w:rPr>
                <w:color w:val="000000"/>
                <w:sz w:val="24"/>
                <w:szCs w:val="24"/>
              </w:rPr>
            </w:pPr>
            <w:r w:rsidDel="00000000" w:rsidR="00000000" w:rsidRPr="00000000">
              <w:rPr>
                <w:rtl w:val="0"/>
              </w:rPr>
            </w:r>
          </w:p>
        </w:tc>
      </w:tr>
    </w:tbl>
    <w:p w:rsidR="00000000" w:rsidDel="00000000" w:rsidP="00000000" w:rsidRDefault="00000000" w:rsidRPr="00000000" w14:paraId="000002E4">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2E5">
      <w:pPr>
        <w:pageBreakBefore w:val="0"/>
        <w:rPr/>
      </w:pPr>
      <w:bookmarkStart w:colFirst="0" w:colLast="0" w:name="_17dp8vu" w:id="12"/>
      <w:bookmarkEnd w:id="12"/>
      <w:r w:rsidDel="00000000" w:rsidR="00000000" w:rsidRPr="00000000">
        <w:br w:type="page"/>
      </w:r>
      <w:r w:rsidDel="00000000" w:rsidR="00000000" w:rsidRPr="00000000">
        <w:rPr>
          <w:rtl w:val="0"/>
        </w:rPr>
      </w:r>
    </w:p>
    <w:tbl>
      <w:tblPr>
        <w:tblStyle w:val="Table10"/>
        <w:tblW w:w="14019.0" w:type="dxa"/>
        <w:jc w:val="left"/>
        <w:tblInd w:w="-108.0" w:type="dxa"/>
        <w:tblBorders>
          <w:top w:color="bfbfbf" w:space="0" w:sz="4" w:val="single"/>
          <w:left w:color="bfbfbf" w:space="0" w:sz="4" w:val="single"/>
          <w:bottom w:color="bfbfbf" w:space="0" w:sz="4" w:val="single"/>
          <w:right w:color="bfbfbf" w:space="0" w:sz="4" w:val="single"/>
          <w:insideH w:color="0292b5" w:space="0" w:sz="6" w:val="single"/>
          <w:insideV w:color="0292b5" w:space="0" w:sz="6" w:val="single"/>
        </w:tblBorders>
        <w:tblLayout w:type="fixed"/>
        <w:tblLook w:val="0400"/>
      </w:tblPr>
      <w:tblGrid>
        <w:gridCol w:w="9918"/>
        <w:gridCol w:w="4101"/>
        <w:tblGridChange w:id="0">
          <w:tblGrid>
            <w:gridCol w:w="9918"/>
            <w:gridCol w:w="4101"/>
          </w:tblGrid>
        </w:tblGridChange>
      </w:tblGrid>
      <w:tr>
        <w:trPr>
          <w:cantSplit w:val="0"/>
          <w:tblHeader w:val="0"/>
        </w:trPr>
        <w:tc>
          <w:tcPr>
            <w:shd w:fill="d9d9d9" w:val="clear"/>
          </w:tcPr>
          <w:p w:rsidR="00000000" w:rsidDel="00000000" w:rsidP="00000000" w:rsidRDefault="00000000" w:rsidRPr="00000000" w14:paraId="000002E6">
            <w:pPr>
              <w:pStyle w:val="Heading2"/>
              <w:pageBreakBefore w:val="0"/>
              <w:rPr/>
            </w:pPr>
            <w:r w:rsidDel="00000000" w:rsidR="00000000" w:rsidRPr="00000000">
              <w:rPr>
                <w:rtl w:val="0"/>
              </w:rPr>
              <w:t xml:space="preserve">Class 7 – The services we offer</w:t>
            </w:r>
          </w:p>
          <w:p w:rsidR="00000000" w:rsidDel="00000000" w:rsidP="00000000" w:rsidRDefault="00000000" w:rsidRPr="00000000" w14:paraId="000002E7">
            <w:pPr>
              <w:pStyle w:val="Heading2"/>
              <w:pageBreakBefore w:val="0"/>
              <w:rPr>
                <w:b w:val="0"/>
              </w:rPr>
            </w:pPr>
            <w:r w:rsidDel="00000000" w:rsidR="00000000" w:rsidRPr="00000000">
              <w:rPr>
                <w:b w:val="0"/>
                <w:sz w:val="24"/>
                <w:szCs w:val="24"/>
                <w:rtl w:val="0"/>
              </w:rPr>
              <w:t xml:space="preserve">Information about the services we offer, including leaflets, guidance and newsletters produced for the public and businesses</w:t>
            </w:r>
            <w:r w:rsidDel="00000000" w:rsidR="00000000" w:rsidRPr="00000000">
              <w:rPr>
                <w:rtl w:val="0"/>
              </w:rPr>
            </w:r>
          </w:p>
          <w:p w:rsidR="00000000" w:rsidDel="00000000" w:rsidP="00000000" w:rsidRDefault="00000000" w:rsidRPr="00000000" w14:paraId="000002E8">
            <w:pPr>
              <w:pageBreakBefore w:val="0"/>
              <w:spacing w:line="240" w:lineRule="auto"/>
              <w:rPr>
                <w:rFonts w:ascii="Calibri" w:cs="Calibri" w:eastAsia="Calibri" w:hAnsi="Calibri"/>
                <w:color w:val="000000"/>
              </w:rPr>
            </w:pPr>
            <w:r w:rsidDel="00000000" w:rsidR="00000000" w:rsidRPr="00000000">
              <w:rPr>
                <w:rtl w:val="0"/>
              </w:rPr>
            </w:r>
          </w:p>
        </w:tc>
        <w:tc>
          <w:tcPr>
            <w:shd w:fill="d9d9d9" w:val="clear"/>
          </w:tcPr>
          <w:p w:rsidR="00000000" w:rsidDel="00000000" w:rsidP="00000000" w:rsidRDefault="00000000" w:rsidRPr="00000000" w14:paraId="000002E9">
            <w:pPr>
              <w:pageBreakBefore w:val="0"/>
              <w:spacing w:line="240" w:lineRule="auto"/>
              <w:rPr>
                <w:rFonts w:ascii="Calibri" w:cs="Calibri" w:eastAsia="Calibri" w:hAnsi="Calibri"/>
                <w:color w:val="000000"/>
              </w:rPr>
            </w:pPr>
            <w:r w:rsidDel="00000000" w:rsidR="00000000" w:rsidRPr="00000000">
              <w:rPr>
                <w:rtl w:val="0"/>
              </w:rPr>
            </w:r>
          </w:p>
        </w:tc>
      </w:tr>
      <w:tr>
        <w:trPr>
          <w:cantSplit w:val="0"/>
          <w:tblHeader w:val="0"/>
        </w:trPr>
        <w:tc>
          <w:tcPr/>
          <w:p w:rsidR="00000000" w:rsidDel="00000000" w:rsidP="00000000" w:rsidRDefault="00000000" w:rsidRPr="00000000" w14:paraId="000002EA">
            <w:pPr>
              <w:pageBreakBefore w:val="0"/>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Information on extra-curricular activities, out of academy clubs, academy publications, leaflets, booklets, newsletters, services offered by the Academy for which a fee is payable</w:t>
            </w:r>
          </w:p>
          <w:p w:rsidR="00000000" w:rsidDel="00000000" w:rsidP="00000000" w:rsidRDefault="00000000" w:rsidRPr="00000000" w14:paraId="000002EB">
            <w:pPr>
              <w:pageBreakBefore w:val="0"/>
              <w:spacing w:line="240" w:lineRule="auto"/>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EC">
            <w:pPr>
              <w:pageBreakBefore w:val="0"/>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Website</w:t>
            </w:r>
          </w:p>
          <w:p w:rsidR="00000000" w:rsidDel="00000000" w:rsidP="00000000" w:rsidRDefault="00000000" w:rsidRPr="00000000" w14:paraId="000002ED">
            <w:pPr>
              <w:pageBreakBefore w:val="0"/>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Hard Copy</w:t>
            </w:r>
          </w:p>
        </w:tc>
      </w:tr>
    </w:tbl>
    <w:p w:rsidR="00000000" w:rsidDel="00000000" w:rsidP="00000000" w:rsidRDefault="00000000" w:rsidRPr="00000000" w14:paraId="000002EE">
      <w:pPr>
        <w:pageBreakBefore w:val="0"/>
        <w:spacing w:after="0" w:line="24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2EF">
      <w:pPr>
        <w:pageBreakBefore w:val="0"/>
        <w:spacing w:line="28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2F0">
      <w:pPr>
        <w:pageBreakBefore w:val="0"/>
        <w:spacing w:line="280" w:lineRule="auto"/>
        <w:rPr>
          <w:rFonts w:ascii="Calibri" w:cs="Calibri" w:eastAsia="Calibri" w:hAnsi="Calibri"/>
          <w:b w:val="1"/>
          <w:sz w:val="24"/>
          <w:szCs w:val="24"/>
        </w:rPr>
      </w:pPr>
      <w:r w:rsidDel="00000000" w:rsidR="00000000" w:rsidRPr="00000000">
        <w:rPr>
          <w:rFonts w:ascii="Calibri" w:cs="Calibri" w:eastAsia="Calibri" w:hAnsi="Calibri"/>
          <w:sz w:val="22"/>
          <w:szCs w:val="22"/>
          <w:highlight w:val="yellow"/>
          <w:rtl w:val="0"/>
        </w:rPr>
        <w:t xml:space="preserve">If you intend to charge for hard copies, please include a table of charges here: </w:t>
      </w:r>
      <w:r w:rsidDel="00000000" w:rsidR="00000000" w:rsidRPr="00000000">
        <w:br w:type="page"/>
      </w:r>
      <w:r w:rsidDel="00000000" w:rsidR="00000000" w:rsidRPr="00000000">
        <w:rPr>
          <w:rtl w:val="0"/>
        </w:rPr>
      </w:r>
    </w:p>
    <w:p w:rsidR="00000000" w:rsidDel="00000000" w:rsidP="00000000" w:rsidRDefault="00000000" w:rsidRPr="00000000" w14:paraId="000002F1">
      <w:pPr>
        <w:pageBreakBefore w:val="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How to request information</w:t>
      </w:r>
    </w:p>
    <w:p w:rsidR="00000000" w:rsidDel="00000000" w:rsidP="00000000" w:rsidRDefault="00000000" w:rsidRPr="00000000" w14:paraId="000002F2">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you require a paper version of any of the documents within the scheme, please contact the Academy by email at office@xxxx</w:t>
      </w:r>
    </w:p>
    <w:p w:rsidR="00000000" w:rsidDel="00000000" w:rsidP="00000000" w:rsidRDefault="00000000" w:rsidRPr="00000000" w14:paraId="000002F3">
      <w:pPr>
        <w:pageBreakBefore w:val="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Paying for information</w:t>
      </w:r>
    </w:p>
    <w:p w:rsidR="00000000" w:rsidDel="00000000" w:rsidP="00000000" w:rsidRDefault="00000000" w:rsidRPr="00000000" w14:paraId="000002F4">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Information published on our website is free, although you may incur costs from your internet service provider. If you do not have internet access, you can access our website using a local library or an internet café.</w:t>
      </w:r>
    </w:p>
    <w:p w:rsidR="00000000" w:rsidDel="00000000" w:rsidP="00000000" w:rsidRDefault="00000000" w:rsidRPr="00000000" w14:paraId="000002F5">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Single copies of information covered by this publication are provided free unless stated otherwise. However, if your request means that we have to do a lot of photocopying or printing, or pay a large postage charge, or if the information is a priced item e.g. some printed publications or videos, we will let you know the cost before fulfilling your request.</w:t>
      </w:r>
    </w:p>
    <w:p w:rsidR="00000000" w:rsidDel="00000000" w:rsidP="00000000" w:rsidRDefault="00000000" w:rsidRPr="00000000" w14:paraId="000002F6">
      <w:pPr>
        <w:pageBreakBefore w:val="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Records management policy</w:t>
      </w:r>
    </w:p>
    <w:p w:rsidR="00000000" w:rsidDel="00000000" w:rsidP="00000000" w:rsidRDefault="00000000" w:rsidRPr="00000000" w14:paraId="000002F7">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Academy retains its records under the Records Management Policy and Information Classification Guidelines.</w:t>
      </w:r>
    </w:p>
    <w:p w:rsidR="00000000" w:rsidDel="00000000" w:rsidP="00000000" w:rsidRDefault="00000000" w:rsidRPr="00000000" w14:paraId="000002F8">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DPE Model Records Management Policy and Information Classification Guidelines are available on the Knowledge Bank in the </w:t>
      </w:r>
      <w:hyperlink r:id="rId22">
        <w:r w:rsidDel="00000000" w:rsidR="00000000" w:rsidRPr="00000000">
          <w:rPr>
            <w:rFonts w:ascii="Calibri" w:cs="Calibri" w:eastAsia="Calibri" w:hAnsi="Calibri"/>
            <w:color w:val="0000ff"/>
            <w:sz w:val="24"/>
            <w:szCs w:val="24"/>
            <w:u w:val="single"/>
            <w:rtl w:val="0"/>
          </w:rPr>
          <w:t xml:space="preserve">Records Management Best Practice Area</w:t>
        </w:r>
      </w:hyperlink>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2F9">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2FA">
      <w:pPr>
        <w:pageBreakBefore w:val="0"/>
        <w:spacing w:line="280" w:lineRule="auto"/>
        <w:rPr>
          <w:rFonts w:ascii="Calibri" w:cs="Calibri" w:eastAsia="Calibri" w:hAnsi="Calibri"/>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FB">
      <w:pPr>
        <w:pStyle w:val="Heading1"/>
        <w:pageBreakBefore w:val="0"/>
        <w:rPr>
          <w:rFonts w:ascii="Calibri" w:cs="Calibri" w:eastAsia="Calibri" w:hAnsi="Calibri"/>
        </w:rPr>
      </w:pPr>
      <w:r w:rsidDel="00000000" w:rsidR="00000000" w:rsidRPr="00000000">
        <w:rPr>
          <w:rFonts w:ascii="Calibri" w:cs="Calibri" w:eastAsia="Calibri" w:hAnsi="Calibri"/>
          <w:rtl w:val="0"/>
        </w:rPr>
        <w:t xml:space="preserve">Monitoring and evaluation</w:t>
      </w:r>
    </w:p>
    <w:p w:rsidR="00000000" w:rsidDel="00000000" w:rsidP="00000000" w:rsidRDefault="00000000" w:rsidRPr="00000000" w14:paraId="000002FC">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order to monitor and evaluate the policy, we welcome any comments or suggestions you may have about the scheme. If you want to make a comment about this publication scheme or if you require further assistance or wish to make a complaint then initially this should be addressed to the Principal at the Academy.</w:t>
      </w:r>
    </w:p>
    <w:p w:rsidR="00000000" w:rsidDel="00000000" w:rsidP="00000000" w:rsidRDefault="00000000" w:rsidRPr="00000000" w14:paraId="000002FD">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you are not satisfied with the assistance that you get, or if we have not been able to resolve your complaint and you feel that a formal complaint needs to be made, then this should be addressed to the Information Commissioner's Office. This is the organisation that ensures compliance with the Freedom of Information Act 2000 and deals with formal complaints.</w:t>
      </w:r>
    </w:p>
    <w:p w:rsidR="00000000" w:rsidDel="00000000" w:rsidP="00000000" w:rsidRDefault="00000000" w:rsidRPr="00000000" w14:paraId="000002FE">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They can be contacted at:     Information Commissioner, Wycliffe House, Water Lane, Wilmslow, Cheshire SK9 5AF</w:t>
        <w:br w:type="textWrapping"/>
        <w:t xml:space="preserve">Tel: 0303 123 1113 (local rate) or 01625 545 745. Fax: 01625 524510.</w:t>
        <w:br w:type="textWrapping"/>
        <w:t xml:space="preserve">Website: </w:t>
      </w:r>
      <w:hyperlink r:id="rId23">
        <w:r w:rsidDel="00000000" w:rsidR="00000000" w:rsidRPr="00000000">
          <w:rPr>
            <w:rFonts w:ascii="Calibri" w:cs="Calibri" w:eastAsia="Calibri" w:hAnsi="Calibri"/>
            <w:sz w:val="24"/>
            <w:szCs w:val="24"/>
            <w:u w:val="single"/>
            <w:rtl w:val="0"/>
          </w:rPr>
          <w:t xml:space="preserve">www.ico.org.uk</w:t>
        </w:r>
      </w:hyperlink>
      <w:r w:rsidDel="00000000" w:rsidR="00000000" w:rsidRPr="00000000">
        <w:rPr>
          <w:rFonts w:ascii="Calibri" w:cs="Calibri" w:eastAsia="Calibri" w:hAnsi="Calibri"/>
          <w:sz w:val="24"/>
          <w:szCs w:val="24"/>
          <w:u w:val="single"/>
          <w:rtl w:val="0"/>
        </w:rPr>
        <w:t xml:space="preserve">.</w:t>
      </w:r>
      <w:r w:rsidDel="00000000" w:rsidR="00000000" w:rsidRPr="00000000">
        <w:rPr>
          <w:rtl w:val="0"/>
        </w:rPr>
      </w:r>
    </w:p>
    <w:p w:rsidR="00000000" w:rsidDel="00000000" w:rsidP="00000000" w:rsidRDefault="00000000" w:rsidRPr="00000000" w14:paraId="000002FF">
      <w:pPr>
        <w:pageBreakBefore w:val="0"/>
        <w:rPr>
          <w:rFonts w:ascii="Calibri" w:cs="Calibri" w:eastAsia="Calibri" w:hAnsi="Calibri"/>
          <w:sz w:val="24"/>
          <w:szCs w:val="24"/>
        </w:rPr>
      </w:pPr>
      <w:r w:rsidDel="00000000" w:rsidR="00000000" w:rsidRPr="00000000">
        <w:rPr>
          <w:rtl w:val="0"/>
        </w:rPr>
      </w:r>
    </w:p>
    <w:sectPr>
      <w:headerReference r:id="rId24" w:type="default"/>
      <w:footerReference r:id="rId25" w:type="default"/>
      <w:pgSz w:h="11906" w:w="16838" w:orient="landscape"/>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02">
    <w:pPr>
      <w:pageBreakBefore w:val="0"/>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color w:val="000000"/>
        <w:sz w:val="16"/>
        <w:szCs w:val="16"/>
        <w:rtl w:val="0"/>
      </w:rPr>
      <w:t xml:space="preserve">Freedom of information Act Publication Scheme DPE Model v1.</w:t>
    </w:r>
    <w:r w:rsidDel="00000000" w:rsidR="00000000" w:rsidRPr="00000000">
      <w:rPr>
        <w:sz w:val="16"/>
        <w:szCs w:val="16"/>
        <w:rtl w:val="0"/>
      </w:rPr>
      <w:t xml:space="preserve">2</w:t>
    </w:r>
    <w:r w:rsidDel="00000000" w:rsidR="00000000" w:rsidRPr="00000000">
      <w:rPr>
        <w:color w:val="000000"/>
        <w:rtl w:val="0"/>
      </w:rPr>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inline distB="0" distT="0" distL="0" distR="0">
          <wp:extent cx="2894130" cy="756705"/>
          <wp:effectExtent b="0" l="0" r="0" t="0"/>
          <wp:docPr descr="A picture containing drawing&#10;&#10;Description automatically generated" id="1" name="image1.jpg"/>
          <a:graphic>
            <a:graphicData uri="http://schemas.openxmlformats.org/drawingml/2006/picture">
              <pic:pic>
                <pic:nvPicPr>
                  <pic:cNvPr descr="A picture containing drawing&#10;&#10;Description automatically generated" id="0" name="image1.jpg"/>
                  <pic:cNvPicPr preferRelativeResize="0"/>
                </pic:nvPicPr>
                <pic:blipFill>
                  <a:blip r:embed="rId1"/>
                  <a:srcRect b="0" l="0" r="0" t="0"/>
                  <a:stretch>
                    <a:fillRect/>
                  </a:stretch>
                </pic:blipFill>
                <pic:spPr>
                  <a:xfrm>
                    <a:off x="0" y="0"/>
                    <a:ext cx="2894130" cy="756705"/>
                  </a:xfrm>
                  <a:prstGeom prst="rect"/>
                  <a:ln/>
                </pic:spPr>
              </pic:pic>
            </a:graphicData>
          </a:graphic>
        </wp:inline>
      </w:drawing>
    </w:r>
    <w:r w:rsidDel="00000000" w:rsidR="00000000" w:rsidRPr="00000000">
      <w:rPr>
        <w:rtl w:val="0"/>
      </w:rPr>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660" w:hanging="360"/>
      </w:pPr>
      <w:rPr>
        <w:rFonts w:ascii="Noto Sans Symbols" w:cs="Noto Sans Symbols" w:eastAsia="Noto Sans Symbols" w:hAnsi="Noto Sans Symbols"/>
      </w:rPr>
    </w:lvl>
    <w:lvl w:ilvl="1">
      <w:start w:val="1"/>
      <w:numFmt w:val="bullet"/>
      <w:lvlText w:val="o"/>
      <w:lvlJc w:val="left"/>
      <w:pPr>
        <w:ind w:left="1380" w:hanging="360"/>
      </w:pPr>
      <w:rPr>
        <w:rFonts w:ascii="Courier New" w:cs="Courier New" w:eastAsia="Courier New" w:hAnsi="Courier New"/>
      </w:rPr>
    </w:lvl>
    <w:lvl w:ilvl="2">
      <w:start w:val="1"/>
      <w:numFmt w:val="bullet"/>
      <w:lvlText w:val="▪"/>
      <w:lvlJc w:val="left"/>
      <w:pPr>
        <w:ind w:left="2100" w:hanging="360"/>
      </w:pPr>
      <w:rPr>
        <w:rFonts w:ascii="Noto Sans Symbols" w:cs="Noto Sans Symbols" w:eastAsia="Noto Sans Symbols" w:hAnsi="Noto Sans Symbols"/>
      </w:rPr>
    </w:lvl>
    <w:lvl w:ilvl="3">
      <w:start w:val="1"/>
      <w:numFmt w:val="bullet"/>
      <w:lvlText w:val="●"/>
      <w:lvlJc w:val="left"/>
      <w:pPr>
        <w:ind w:left="2820" w:hanging="360"/>
      </w:pPr>
      <w:rPr>
        <w:rFonts w:ascii="Noto Sans Symbols" w:cs="Noto Sans Symbols" w:eastAsia="Noto Sans Symbols" w:hAnsi="Noto Sans Symbols"/>
      </w:rPr>
    </w:lvl>
    <w:lvl w:ilvl="4">
      <w:start w:val="1"/>
      <w:numFmt w:val="bullet"/>
      <w:lvlText w:val="o"/>
      <w:lvlJc w:val="left"/>
      <w:pPr>
        <w:ind w:left="3540" w:hanging="360"/>
      </w:pPr>
      <w:rPr>
        <w:rFonts w:ascii="Courier New" w:cs="Courier New" w:eastAsia="Courier New" w:hAnsi="Courier New"/>
      </w:rPr>
    </w:lvl>
    <w:lvl w:ilvl="5">
      <w:start w:val="1"/>
      <w:numFmt w:val="bullet"/>
      <w:lvlText w:val="▪"/>
      <w:lvlJc w:val="left"/>
      <w:pPr>
        <w:ind w:left="4260" w:hanging="360"/>
      </w:pPr>
      <w:rPr>
        <w:rFonts w:ascii="Noto Sans Symbols" w:cs="Noto Sans Symbols" w:eastAsia="Noto Sans Symbols" w:hAnsi="Noto Sans Symbols"/>
      </w:rPr>
    </w:lvl>
    <w:lvl w:ilvl="6">
      <w:start w:val="1"/>
      <w:numFmt w:val="bullet"/>
      <w:lvlText w:val="●"/>
      <w:lvlJc w:val="left"/>
      <w:pPr>
        <w:ind w:left="4980" w:hanging="360"/>
      </w:pPr>
      <w:rPr>
        <w:rFonts w:ascii="Noto Sans Symbols" w:cs="Noto Sans Symbols" w:eastAsia="Noto Sans Symbols" w:hAnsi="Noto Sans Symbols"/>
      </w:rPr>
    </w:lvl>
    <w:lvl w:ilvl="7">
      <w:start w:val="1"/>
      <w:numFmt w:val="bullet"/>
      <w:lvlText w:val="o"/>
      <w:lvlJc w:val="left"/>
      <w:pPr>
        <w:ind w:left="5700" w:hanging="360"/>
      </w:pPr>
      <w:rPr>
        <w:rFonts w:ascii="Courier New" w:cs="Courier New" w:eastAsia="Courier New" w:hAnsi="Courier New"/>
      </w:rPr>
    </w:lvl>
    <w:lvl w:ilvl="8">
      <w:start w:val="1"/>
      <w:numFmt w:val="bullet"/>
      <w:lvlText w:val="▪"/>
      <w:lvlJc w:val="left"/>
      <w:pPr>
        <w:ind w:left="6420" w:hanging="360"/>
      </w:pPr>
      <w:rPr>
        <w:rFonts w:ascii="Noto Sans Symbols" w:cs="Noto Sans Symbols" w:eastAsia="Noto Sans Symbols" w:hAnsi="Noto Sans Symbols"/>
      </w:rPr>
    </w:lvl>
  </w:abstractNum>
  <w:abstractNum w:abstractNumId="5">
    <w:lvl w:ilvl="0">
      <w:start w:val="1"/>
      <w:numFmt w:val="bullet"/>
      <w:lvlText w:val="●"/>
      <w:lvlJc w:val="left"/>
      <w:pPr>
        <w:ind w:left="660" w:hanging="360"/>
      </w:pPr>
      <w:rPr>
        <w:rFonts w:ascii="Noto Sans Symbols" w:cs="Noto Sans Symbols" w:eastAsia="Noto Sans Symbols" w:hAnsi="Noto Sans Symbols"/>
      </w:rPr>
    </w:lvl>
    <w:lvl w:ilvl="1">
      <w:start w:val="1"/>
      <w:numFmt w:val="bullet"/>
      <w:lvlText w:val="o"/>
      <w:lvlJc w:val="left"/>
      <w:pPr>
        <w:ind w:left="1380" w:hanging="360"/>
      </w:pPr>
      <w:rPr>
        <w:rFonts w:ascii="Courier New" w:cs="Courier New" w:eastAsia="Courier New" w:hAnsi="Courier New"/>
      </w:rPr>
    </w:lvl>
    <w:lvl w:ilvl="2">
      <w:start w:val="1"/>
      <w:numFmt w:val="bullet"/>
      <w:lvlText w:val="▪"/>
      <w:lvlJc w:val="left"/>
      <w:pPr>
        <w:ind w:left="2100" w:hanging="360"/>
      </w:pPr>
      <w:rPr>
        <w:rFonts w:ascii="Noto Sans Symbols" w:cs="Noto Sans Symbols" w:eastAsia="Noto Sans Symbols" w:hAnsi="Noto Sans Symbols"/>
      </w:rPr>
    </w:lvl>
    <w:lvl w:ilvl="3">
      <w:start w:val="1"/>
      <w:numFmt w:val="bullet"/>
      <w:lvlText w:val="●"/>
      <w:lvlJc w:val="left"/>
      <w:pPr>
        <w:ind w:left="2820" w:hanging="360"/>
      </w:pPr>
      <w:rPr>
        <w:rFonts w:ascii="Noto Sans Symbols" w:cs="Noto Sans Symbols" w:eastAsia="Noto Sans Symbols" w:hAnsi="Noto Sans Symbols"/>
      </w:rPr>
    </w:lvl>
    <w:lvl w:ilvl="4">
      <w:start w:val="1"/>
      <w:numFmt w:val="bullet"/>
      <w:lvlText w:val="o"/>
      <w:lvlJc w:val="left"/>
      <w:pPr>
        <w:ind w:left="3540" w:hanging="360"/>
      </w:pPr>
      <w:rPr>
        <w:rFonts w:ascii="Courier New" w:cs="Courier New" w:eastAsia="Courier New" w:hAnsi="Courier New"/>
      </w:rPr>
    </w:lvl>
    <w:lvl w:ilvl="5">
      <w:start w:val="1"/>
      <w:numFmt w:val="bullet"/>
      <w:lvlText w:val="▪"/>
      <w:lvlJc w:val="left"/>
      <w:pPr>
        <w:ind w:left="4260" w:hanging="360"/>
      </w:pPr>
      <w:rPr>
        <w:rFonts w:ascii="Noto Sans Symbols" w:cs="Noto Sans Symbols" w:eastAsia="Noto Sans Symbols" w:hAnsi="Noto Sans Symbols"/>
      </w:rPr>
    </w:lvl>
    <w:lvl w:ilvl="6">
      <w:start w:val="1"/>
      <w:numFmt w:val="bullet"/>
      <w:lvlText w:val="●"/>
      <w:lvlJc w:val="left"/>
      <w:pPr>
        <w:ind w:left="4980" w:hanging="360"/>
      </w:pPr>
      <w:rPr>
        <w:rFonts w:ascii="Noto Sans Symbols" w:cs="Noto Sans Symbols" w:eastAsia="Noto Sans Symbols" w:hAnsi="Noto Sans Symbols"/>
      </w:rPr>
    </w:lvl>
    <w:lvl w:ilvl="7">
      <w:start w:val="1"/>
      <w:numFmt w:val="bullet"/>
      <w:lvlText w:val="o"/>
      <w:lvlJc w:val="left"/>
      <w:pPr>
        <w:ind w:left="5700" w:hanging="360"/>
      </w:pPr>
      <w:rPr>
        <w:rFonts w:ascii="Courier New" w:cs="Courier New" w:eastAsia="Courier New" w:hAnsi="Courier New"/>
      </w:rPr>
    </w:lvl>
    <w:lvl w:ilvl="8">
      <w:start w:val="1"/>
      <w:numFmt w:val="bullet"/>
      <w:lvlText w:val="▪"/>
      <w:lvlJc w:val="left"/>
      <w:pPr>
        <w:ind w:left="642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GB"/>
      </w:rPr>
    </w:rPrDefault>
    <w:pPrDefault>
      <w:pPr>
        <w:spacing w:after="240" w:line="28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60" w:before="240" w:line="320" w:lineRule="auto"/>
    </w:pPr>
    <w:rPr>
      <w:b w:val="1"/>
      <w:sz w:val="24"/>
      <w:szCs w:val="24"/>
    </w:rPr>
  </w:style>
  <w:style w:type="paragraph" w:styleId="Heading2">
    <w:name w:val="heading 2"/>
    <w:basedOn w:val="Normal"/>
    <w:next w:val="Normal"/>
    <w:pPr>
      <w:pageBreakBefore w:val="0"/>
      <w:spacing w:before="240" w:lineRule="auto"/>
    </w:pPr>
    <w:rPr>
      <w:rFonts w:ascii="Calibri" w:cs="Calibri" w:eastAsia="Calibri" w:hAnsi="Calibri"/>
      <w:b w:val="1"/>
      <w:color w:val="0292b5"/>
      <w:sz w:val="32"/>
      <w:szCs w:val="32"/>
    </w:rPr>
  </w:style>
  <w:style w:type="paragraph" w:styleId="Heading3">
    <w:name w:val="heading 3"/>
    <w:basedOn w:val="Normal"/>
    <w:next w:val="Normal"/>
    <w:pPr>
      <w:pageBreakBefore w:val="0"/>
      <w:spacing w:after="0" w:before="240" w:lineRule="auto"/>
    </w:pPr>
    <w:rPr>
      <w:rFonts w:ascii="Calibri" w:cs="Calibri" w:eastAsia="Calibri" w:hAnsi="Calibri"/>
      <w:b w:val="0"/>
      <w:color w:val="0292b5"/>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color w:val="0292b5"/>
      <w:sz w:val="22"/>
      <w:szCs w:val="22"/>
    </w:rPr>
    <w:tblPr>
      <w:tblStyleRowBandSize w:val="1"/>
      <w:tblStyleColBandSize w:val="1"/>
      <w:tblCellMar>
        <w:top w:w="0.0" w:type="dxa"/>
        <w:left w:w="108.0" w:type="dxa"/>
        <w:bottom w:w="0.0" w:type="dxa"/>
        <w:right w:w="108.0" w:type="dxa"/>
      </w:tblCellMar>
    </w:tblPr>
    <w:tblStylePr w:type="firstRow">
      <w:rPr>
        <w:color w:val="000000"/>
      </w:rPr>
      <w:tcPr>
        <w:shd w:fill="d9d9d9" w:val="clear"/>
      </w:tcPr>
    </w:tblStylePr>
  </w:style>
  <w:style w:type="table" w:styleId="Table2">
    <w:basedOn w:val="TableNormal"/>
    <w:pPr>
      <w:spacing w:after="0" w:line="240" w:lineRule="auto"/>
    </w:pPr>
    <w:rPr>
      <w:rFonts w:ascii="Calibri" w:cs="Calibri" w:eastAsia="Calibri" w:hAnsi="Calibri"/>
      <w:color w:val="0292b5"/>
      <w:sz w:val="22"/>
      <w:szCs w:val="22"/>
    </w:rPr>
    <w:tblPr>
      <w:tblStyleRowBandSize w:val="1"/>
      <w:tblStyleColBandSize w:val="1"/>
      <w:tblCellMar>
        <w:top w:w="0.0" w:type="dxa"/>
        <w:left w:w="108.0" w:type="dxa"/>
        <w:bottom w:w="0.0" w:type="dxa"/>
        <w:right w:w="108.0" w:type="dxa"/>
      </w:tblCellMar>
    </w:tblPr>
    <w:tblStylePr w:type="firstRow">
      <w:rPr>
        <w:color w:val="000000"/>
      </w:rPr>
      <w:tcPr>
        <w:shd w:fill="d9d9d9" w:val="clear"/>
      </w:tcPr>
    </w:tblStylePr>
  </w:style>
  <w:style w:type="table" w:styleId="Table3">
    <w:basedOn w:val="TableNormal"/>
    <w:pPr>
      <w:spacing w:after="0" w:line="240" w:lineRule="auto"/>
    </w:pPr>
    <w:rPr>
      <w:rFonts w:ascii="Calibri" w:cs="Calibri" w:eastAsia="Calibri" w:hAnsi="Calibri"/>
      <w:color w:val="0292b5"/>
      <w:sz w:val="22"/>
      <w:szCs w:val="22"/>
    </w:rPr>
    <w:tblPr>
      <w:tblStyleRowBandSize w:val="1"/>
      <w:tblStyleColBandSize w:val="1"/>
      <w:tblCellMar>
        <w:top w:w="0.0" w:type="dxa"/>
        <w:left w:w="108.0" w:type="dxa"/>
        <w:bottom w:w="0.0" w:type="dxa"/>
        <w:right w:w="108.0" w:type="dxa"/>
      </w:tblCellMar>
    </w:tblPr>
    <w:tblStylePr w:type="firstRow">
      <w:rPr>
        <w:color w:val="000000"/>
      </w:rPr>
      <w:tcPr>
        <w:shd w:fill="d9d9d9" w:val="clear"/>
      </w:tcPr>
    </w:tblStylePr>
  </w:style>
  <w:style w:type="table" w:styleId="Table4">
    <w:basedOn w:val="TableNormal"/>
    <w:pPr>
      <w:spacing w:after="0" w:line="240" w:lineRule="auto"/>
    </w:pPr>
    <w:rPr>
      <w:rFonts w:ascii="Calibri" w:cs="Calibri" w:eastAsia="Calibri" w:hAnsi="Calibri"/>
      <w:color w:val="0292b5"/>
      <w:sz w:val="22"/>
      <w:szCs w:val="22"/>
    </w:rPr>
    <w:tblPr>
      <w:tblStyleRowBandSize w:val="1"/>
      <w:tblStyleColBandSize w:val="1"/>
      <w:tblCellMar>
        <w:top w:w="0.0" w:type="dxa"/>
        <w:left w:w="108.0" w:type="dxa"/>
        <w:bottom w:w="0.0" w:type="dxa"/>
        <w:right w:w="108.0" w:type="dxa"/>
      </w:tblCellMar>
    </w:tblPr>
    <w:tblStylePr w:type="firstRow">
      <w:rPr>
        <w:color w:val="000000"/>
      </w:rPr>
      <w:tcPr>
        <w:shd w:fill="d9d9d9" w:val="clear"/>
      </w:tcPr>
    </w:tblStylePr>
  </w:style>
  <w:style w:type="table" w:styleId="Table5">
    <w:basedOn w:val="TableNormal"/>
    <w:pPr>
      <w:spacing w:after="0" w:line="240" w:lineRule="auto"/>
    </w:pPr>
    <w:rPr>
      <w:rFonts w:ascii="Calibri" w:cs="Calibri" w:eastAsia="Calibri" w:hAnsi="Calibri"/>
      <w:color w:val="0292b5"/>
      <w:sz w:val="22"/>
      <w:szCs w:val="22"/>
    </w:rPr>
    <w:tblPr>
      <w:tblStyleRowBandSize w:val="1"/>
      <w:tblStyleColBandSize w:val="1"/>
      <w:tblCellMar>
        <w:top w:w="0.0" w:type="dxa"/>
        <w:left w:w="108.0" w:type="dxa"/>
        <w:bottom w:w="0.0" w:type="dxa"/>
        <w:right w:w="108.0" w:type="dxa"/>
      </w:tblCellMar>
    </w:tblPr>
    <w:tblStylePr w:type="firstRow">
      <w:rPr>
        <w:color w:val="000000"/>
      </w:rPr>
      <w:tcPr>
        <w:shd w:fill="d9d9d9" w:val="clear"/>
      </w:tcPr>
    </w:tblStylePr>
  </w:style>
  <w:style w:type="table" w:styleId="Table6">
    <w:basedOn w:val="TableNormal"/>
    <w:pPr>
      <w:spacing w:after="0" w:line="240" w:lineRule="auto"/>
    </w:pPr>
    <w:rPr>
      <w:rFonts w:ascii="Calibri" w:cs="Calibri" w:eastAsia="Calibri" w:hAnsi="Calibri"/>
      <w:color w:val="0292b5"/>
      <w:sz w:val="22"/>
      <w:szCs w:val="22"/>
    </w:rPr>
    <w:tblPr>
      <w:tblStyleRowBandSize w:val="1"/>
      <w:tblStyleColBandSize w:val="1"/>
      <w:tblCellMar>
        <w:top w:w="0.0" w:type="dxa"/>
        <w:left w:w="108.0" w:type="dxa"/>
        <w:bottom w:w="0.0" w:type="dxa"/>
        <w:right w:w="108.0" w:type="dxa"/>
      </w:tblCellMar>
    </w:tblPr>
    <w:tblStylePr w:type="firstRow">
      <w:rPr>
        <w:color w:val="000000"/>
      </w:rPr>
      <w:tcPr>
        <w:shd w:fill="d9d9d9" w:val="clear"/>
      </w:tcPr>
    </w:tblStylePr>
  </w:style>
  <w:style w:type="table" w:styleId="Table7">
    <w:basedOn w:val="TableNormal"/>
    <w:pPr>
      <w:spacing w:after="0" w:line="240" w:lineRule="auto"/>
    </w:pPr>
    <w:rPr>
      <w:rFonts w:ascii="Calibri" w:cs="Calibri" w:eastAsia="Calibri" w:hAnsi="Calibri"/>
      <w:color w:val="0292b5"/>
      <w:sz w:val="22"/>
      <w:szCs w:val="22"/>
    </w:rPr>
    <w:tblPr>
      <w:tblStyleRowBandSize w:val="1"/>
      <w:tblStyleColBandSize w:val="1"/>
      <w:tblCellMar>
        <w:top w:w="0.0" w:type="dxa"/>
        <w:left w:w="108.0" w:type="dxa"/>
        <w:bottom w:w="0.0" w:type="dxa"/>
        <w:right w:w="108.0" w:type="dxa"/>
      </w:tblCellMar>
    </w:tblPr>
    <w:tblStylePr w:type="firstRow">
      <w:rPr>
        <w:color w:val="000000"/>
      </w:rPr>
      <w:tcPr>
        <w:shd w:fill="d9d9d9" w:val="clear"/>
      </w:tcPr>
    </w:tblStylePr>
  </w:style>
  <w:style w:type="table" w:styleId="Table8">
    <w:basedOn w:val="TableNormal"/>
    <w:pPr>
      <w:spacing w:after="0" w:line="240" w:lineRule="auto"/>
    </w:pPr>
    <w:rPr>
      <w:rFonts w:ascii="Calibri" w:cs="Calibri" w:eastAsia="Calibri" w:hAnsi="Calibri"/>
      <w:color w:val="0292b5"/>
      <w:sz w:val="22"/>
      <w:szCs w:val="22"/>
    </w:rPr>
    <w:tblPr>
      <w:tblStyleRowBandSize w:val="1"/>
      <w:tblStyleColBandSize w:val="1"/>
      <w:tblCellMar>
        <w:top w:w="0.0" w:type="dxa"/>
        <w:left w:w="108.0" w:type="dxa"/>
        <w:bottom w:w="0.0" w:type="dxa"/>
        <w:right w:w="108.0" w:type="dxa"/>
      </w:tblCellMar>
    </w:tblPr>
    <w:tblStylePr w:type="firstRow">
      <w:rPr>
        <w:color w:val="000000"/>
      </w:rPr>
      <w:tcPr>
        <w:shd w:fill="d9d9d9" w:val="clear"/>
      </w:tcPr>
    </w:tblStylePr>
  </w:style>
  <w:style w:type="table" w:styleId="Table9">
    <w:basedOn w:val="TableNormal"/>
    <w:pPr>
      <w:spacing w:after="0" w:line="240" w:lineRule="auto"/>
    </w:pPr>
    <w:rPr>
      <w:rFonts w:ascii="Calibri" w:cs="Calibri" w:eastAsia="Calibri" w:hAnsi="Calibri"/>
      <w:color w:val="0292b5"/>
      <w:sz w:val="22"/>
      <w:szCs w:val="22"/>
    </w:rPr>
    <w:tblPr>
      <w:tblStyleRowBandSize w:val="1"/>
      <w:tblStyleColBandSize w:val="1"/>
      <w:tblCellMar>
        <w:top w:w="0.0" w:type="dxa"/>
        <w:left w:w="108.0" w:type="dxa"/>
        <w:bottom w:w="0.0" w:type="dxa"/>
        <w:right w:w="108.0" w:type="dxa"/>
      </w:tblCellMar>
    </w:tblPr>
    <w:tblStylePr w:type="firstRow">
      <w:rPr>
        <w:color w:val="000000"/>
      </w:rPr>
      <w:tcPr>
        <w:shd w:fill="d9d9d9" w:val="clear"/>
      </w:tcPr>
    </w:tblStylePr>
  </w:style>
  <w:style w:type="table" w:styleId="Table10">
    <w:basedOn w:val="TableNormal"/>
    <w:pPr>
      <w:spacing w:after="0" w:line="240" w:lineRule="auto"/>
    </w:pPr>
    <w:rPr>
      <w:rFonts w:ascii="Calibri" w:cs="Calibri" w:eastAsia="Calibri" w:hAnsi="Calibri"/>
      <w:color w:val="0292b5"/>
      <w:sz w:val="22"/>
      <w:szCs w:val="22"/>
    </w:rPr>
    <w:tblPr>
      <w:tblStyleRowBandSize w:val="1"/>
      <w:tblStyleColBandSize w:val="1"/>
      <w:tblCellMar>
        <w:top w:w="0.0" w:type="dxa"/>
        <w:left w:w="108.0" w:type="dxa"/>
        <w:bottom w:w="0.0" w:type="dxa"/>
        <w:right w:w="108.0" w:type="dxa"/>
      </w:tblCellMar>
    </w:tblPr>
    <w:tblStylePr w:type="firstRow">
      <w:rPr>
        <w:color w:val="000000"/>
      </w:rPr>
      <w:tcPr>
        <w:shd w:fill="d9d9d9" w:val="clear"/>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compare-school-performance.service.gov.uk/school" TargetMode="External"/><Relationship Id="rId22" Type="http://schemas.openxmlformats.org/officeDocument/2006/relationships/hyperlink" Target="https://kb.dataprotection.education/index.php/best-practice-library/best-practice/records-management" TargetMode="External"/><Relationship Id="rId21" Type="http://schemas.openxmlformats.org/officeDocument/2006/relationships/hyperlink" Target="https://www.gov.uk/government/publications/statutory-policies-for-schools-and-academy-trusts/statutory-policies-for-schools-and-academy-trusts#list-of-policies" TargetMode="External"/><Relationship Id="rId24" Type="http://schemas.openxmlformats.org/officeDocument/2006/relationships/header" Target="header1.xml"/><Relationship Id="rId23" Type="http://schemas.openxmlformats.org/officeDocument/2006/relationships/hyperlink" Target="http://www.ico.org.u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v.uk/government/publications/academies-financial-handbook" TargetMode="External"/><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ico.org.uk/for-organisations/guide-to-freedom-of-information/what-is-the-foi-act/" TargetMode="External"/><Relationship Id="rId7" Type="http://schemas.openxmlformats.org/officeDocument/2006/relationships/hyperlink" Target="https://get-information-schools.service.gov.uk/" TargetMode="External"/><Relationship Id="rId8" Type="http://schemas.openxmlformats.org/officeDocument/2006/relationships/hyperlink" Target="https://ico.org.uk/media/for-organisations/documents/1235/definition-document-schools-in-england.pdf" TargetMode="External"/><Relationship Id="rId11" Type="http://schemas.openxmlformats.org/officeDocument/2006/relationships/hyperlink" Target="https://www.gov.uk/government/publications/progress-8-school-performance-measure" TargetMode="External"/><Relationship Id="rId10" Type="http://schemas.openxmlformats.org/officeDocument/2006/relationships/hyperlink" Target="https://www.gov.uk/government/publications/progress-8-school-performance-measure" TargetMode="External"/><Relationship Id="rId13" Type="http://schemas.openxmlformats.org/officeDocument/2006/relationships/hyperlink" Target="https://www.gov.uk/guidance/pupil-premium-strategy-statements" TargetMode="External"/><Relationship Id="rId12" Type="http://schemas.openxmlformats.org/officeDocument/2006/relationships/hyperlink" Target="https://www.gov.uk/school-performance-tables" TargetMode="External"/><Relationship Id="rId15" Type="http://schemas.openxmlformats.org/officeDocument/2006/relationships/hyperlink" Target="https://www.gov.uk/guidance/pe-and-sport-premium-for-primary-schools" TargetMode="External"/><Relationship Id="rId14" Type="http://schemas.openxmlformats.org/officeDocument/2006/relationships/hyperlink" Target="https://educationendowmentfoundation.org.uk/evidence-summaries/pupil-premium-guide/" TargetMode="External"/><Relationship Id="rId17" Type="http://schemas.openxmlformats.org/officeDocument/2006/relationships/hyperlink" Target="https://www.gov.uk/guidance/pupil-premium-strategy-statements" TargetMode="External"/><Relationship Id="rId16" Type="http://schemas.openxmlformats.org/officeDocument/2006/relationships/hyperlink" Target="https://www.gov.uk/guidance/year-7-literacy-and-numeracy-catch-up-premium-guide-for-schools" TargetMode="External"/><Relationship Id="rId19" Type="http://schemas.openxmlformats.org/officeDocument/2006/relationships/hyperlink" Target="http://www.ofsted.gov.uk" TargetMode="External"/><Relationship Id="rId18" Type="http://schemas.openxmlformats.org/officeDocument/2006/relationships/hyperlink" Target="https://assets.publishing.service.gov.uk/government/uploads/system/uploads/attachment_data/file/832634/School_teachers_pay_and_conditions_2019.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