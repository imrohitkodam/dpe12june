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a6a6a6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a6a6a6"/>
          <w:sz w:val="72"/>
          <w:szCs w:val="72"/>
          <w:highlight w:val="yellow"/>
          <w:u w:val="none"/>
          <w:vertAlign w:val="baseline"/>
          <w:rtl w:val="0"/>
        </w:rPr>
        <w:t xml:space="preserve">[School/Organisation]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a6a6a6"/>
          <w:sz w:val="72"/>
          <w:szCs w:val="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1"/>
        <w:pageBreakBefore w:val="0"/>
        <w:ind w:firstLine="0"/>
        <w:rPr>
          <w:rFonts w:ascii="Quattrocento Sans" w:cs="Quattrocento Sans" w:eastAsia="Quattrocento Sans" w:hAnsi="Quattrocento Sans"/>
          <w:i w:val="1"/>
          <w:color w:val="aeaaaa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1"/>
          <w:color w:val="aeaaaa"/>
          <w:sz w:val="48"/>
          <w:szCs w:val="48"/>
          <w:vertAlign w:val="baseline"/>
          <w:rtl w:val="0"/>
        </w:rPr>
        <w:t xml:space="preserve">Photographs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color w:val="aeaaaa"/>
          <w:sz w:val="48"/>
          <w:szCs w:val="48"/>
          <w:rtl w:val="0"/>
        </w:rPr>
        <w:t xml:space="preserve">,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1"/>
          <w:color w:val="aeaaaa"/>
          <w:sz w:val="48"/>
          <w:szCs w:val="48"/>
          <w:vertAlign w:val="baseline"/>
          <w:rtl w:val="0"/>
        </w:rPr>
        <w:t xml:space="preserve">Video &amp;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color w:val="aeaaaa"/>
          <w:sz w:val="48"/>
          <w:szCs w:val="48"/>
          <w:rtl w:val="0"/>
        </w:rPr>
        <w:t xml:space="preserve">Celebrations</w:t>
      </w:r>
    </w:p>
    <w:p w:rsidR="00000000" w:rsidDel="00000000" w:rsidP="00000000" w:rsidRDefault="00000000" w:rsidRPr="00000000" w14:paraId="00000003">
      <w:pPr>
        <w:pStyle w:val="Heading1"/>
        <w:pageBreakBefore w:val="0"/>
        <w:ind w:firstLine="0"/>
        <w:rPr>
          <w:rFonts w:ascii="Quattrocento Sans" w:cs="Quattrocento Sans" w:eastAsia="Quattrocento Sans" w:hAnsi="Quattrocento Sans"/>
          <w:i w:val="1"/>
          <w:color w:val="aeaaaa"/>
          <w:sz w:val="48"/>
          <w:szCs w:val="48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1"/>
          <w:color w:val="aeaaaa"/>
          <w:sz w:val="48"/>
          <w:szCs w:val="48"/>
          <w:vertAlign w:val="baseline"/>
          <w:rtl w:val="0"/>
        </w:rPr>
        <w:t xml:space="preserve">Consent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At School we use information about your child in a number of different ways and we’d like your consent for how we collect and use photographs and videos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For more information on how we collect and use photographs and video, please refer to our Photo and Video Guidelines and our retention schedule.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If you are not happy for us to use your child’s information in the way we have listed below we will </w:t>
      </w:r>
      <w:r w:rsidDel="00000000" w:rsidR="00000000" w:rsidRPr="00000000">
        <w:rPr>
          <w:rtl w:val="0"/>
        </w:rPr>
        <w:t xml:space="preserve">accommodate</w:t>
      </w:r>
      <w:r w:rsidDel="00000000" w:rsidR="00000000" w:rsidRPr="00000000">
        <w:rPr>
          <w:rtl w:val="0"/>
        </w:rPr>
        <w:t xml:space="preserve"> your preferences. Similarly, if you change your mind at </w:t>
      </w:r>
      <w:r w:rsidDel="00000000" w:rsidR="00000000" w:rsidRPr="00000000">
        <w:rPr>
          <w:rtl w:val="0"/>
        </w:rPr>
        <w:t xml:space="preserve">any time</w:t>
      </w:r>
      <w:r w:rsidDel="00000000" w:rsidR="00000000" w:rsidRPr="00000000">
        <w:rPr>
          <w:rtl w:val="0"/>
        </w:rPr>
        <w:t xml:space="preserve"> please contact the school office.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vertAlign w:val="baseline"/>
          <w:rtl w:val="0"/>
        </w:rPr>
        <w:t xml:space="preserve">Please tick the relevant boxes below, sign and return the form to the School. 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8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Photographs</w:t>
      </w:r>
    </w:p>
    <w:tbl>
      <w:tblPr>
        <w:tblStyle w:val="Table1"/>
        <w:tblW w:w="957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50"/>
        <w:gridCol w:w="1920"/>
        <w:tblGridChange w:id="0">
          <w:tblGrid>
            <w:gridCol w:w="7650"/>
            <w:gridCol w:w="192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pageBreakBefore w:val="0"/>
              <w:spacing w:after="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pageBreakBefore w:val="0"/>
              <w:jc w:val="right"/>
              <w:rPr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 am happy for the school to take photos of my child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pageBreakBefore w:val="0"/>
              <w:spacing w:after="0" w:lineRule="auto"/>
              <w:rPr>
                <w:b w:val="1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 am happy for photos of my child to be displayed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in </w:t>
            </w:r>
            <w:r w:rsidDel="00000000" w:rsidR="00000000" w:rsidRPr="00000000">
              <w:rPr>
                <w:b w:val="1"/>
                <w:rtl w:val="0"/>
              </w:rPr>
              <w:t xml:space="preserve">access-controlled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areas of the school (such as corridors, classrooms)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pageBreakBefore w:val="0"/>
              <w:spacing w:after="0" w:lineRule="auto"/>
              <w:rPr>
                <w:b w:val="1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 am happy for photos of my child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to be </w:t>
            </w:r>
            <w:r w:rsidDel="00000000" w:rsidR="00000000" w:rsidRPr="00000000">
              <w:rPr>
                <w:b w:val="1"/>
                <w:rtl w:val="0"/>
              </w:rPr>
              <w:t xml:space="preserve">displayed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in public areas of the school (such as reception)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pageBreakBefore w:val="0"/>
              <w:spacing w:after="0" w:lineRule="auto"/>
              <w:rPr>
                <w:b w:val="1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 am happy for photos of my child to be used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in the school newsletter and other printed documents (such as the prospectus)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pageBreakBefore w:val="0"/>
              <w:spacing w:after="0" w:lineRule="auto"/>
              <w:rPr>
                <w:b w:val="1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 am happy for photos of my child to be used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on the school website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pageBreakBefore w:val="0"/>
              <w:spacing w:after="0" w:lineRule="auto"/>
              <w:rPr>
                <w:b w:val="1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 am happy for photos of my child to be used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on social media</w:t>
            </w:r>
            <w:r w:rsidDel="00000000" w:rsidR="00000000" w:rsidRPr="00000000">
              <w:rPr>
                <w:b w:val="1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ageBreakBefore w:val="0"/>
              <w:spacing w:after="0" w:lineRule="auto"/>
              <w:rPr>
                <w:b w:val="1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(such as the school Twitter or Facebook page)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pageBreakBefore w:val="0"/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 am happy for my child’s School photographs to be provided to the media for publication or broadcast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pageBreakBefore w:val="0"/>
              <w:spacing w:after="0" w:lineRule="auto"/>
              <w:rPr>
                <w:b w:val="1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 am happy for third-party media to take photographs of my child for publication or broadcast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pageBreakBefore w:val="0"/>
              <w:spacing w:after="0" w:lineRule="auto"/>
              <w:rPr>
                <w:b w:val="1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 am happy for my child’s photograph to be used</w:t>
            </w:r>
            <w:r w:rsidDel="00000000" w:rsidR="00000000" w:rsidRPr="00000000">
              <w:rPr>
                <w:b w:val="1"/>
                <w:rtl w:val="0"/>
              </w:rPr>
              <w:t xml:space="preserve"> in the school yearbook (photos will be shared with yearbook production team)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pageBreakBefore w:val="0"/>
              <w:spacing w:after="0" w:lineRule="auto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yellow"/>
                <w:vertAlign w:val="baseline"/>
                <w:rtl w:val="0"/>
              </w:rPr>
              <w:t xml:space="preserve">[Add / delete as appropriate to </w:t>
            </w: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ensure</w:t>
            </w:r>
            <w:r w:rsidDel="00000000" w:rsidR="00000000" w:rsidRPr="00000000">
              <w:rPr>
                <w:b w:val="1"/>
                <w:highlight w:val="yellow"/>
                <w:vertAlign w:val="baseline"/>
                <w:rtl w:val="0"/>
              </w:rPr>
              <w:t xml:space="preserve"> you seek consent for ea</w:t>
            </w: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ch of the ways in which the school would like to use the personal data</w:t>
            </w:r>
            <w:r w:rsidDel="00000000" w:rsidR="00000000" w:rsidRPr="00000000">
              <w:rPr>
                <w:b w:val="1"/>
                <w:highlight w:val="yellow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Video and Audio</w:t>
      </w:r>
    </w:p>
    <w:tbl>
      <w:tblPr>
        <w:tblStyle w:val="Table2"/>
        <w:tblW w:w="957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50"/>
        <w:gridCol w:w="1920"/>
        <w:tblGridChange w:id="0">
          <w:tblGrid>
            <w:gridCol w:w="7650"/>
            <w:gridCol w:w="192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 am happy for the school to record video of my child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 am happy for videos and/or audio of my child to be used on the school website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 am happy for video and/or audio of my child to be used on social media</w:t>
            </w:r>
            <w:r w:rsidDel="00000000" w:rsidR="00000000" w:rsidRPr="00000000">
              <w:rPr>
                <w:b w:val="1"/>
                <w:vertAlign w:val="superscript"/>
              </w:rPr>
              <w:footnoteReference w:customMarkFollows="0" w:id="1"/>
            </w:r>
            <w:r w:rsidDel="00000000" w:rsidR="00000000" w:rsidRPr="00000000">
              <w:rPr>
                <w:b w:val="1"/>
                <w:rtl w:val="0"/>
              </w:rPr>
              <w:t xml:space="preserve"> (such as the school Twitter or Facebook page)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 am happy for video and/or audio of my child to be provided to the media for publication or broadcast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 am happy for third-party media to record video and/or audio of my child for publication or broadcast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[Add / delete as appropriate to ensure you seek consent for each of the ways in which the school would like to use the personal data]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pageBreakBefore w:val="0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Celebrations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7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50"/>
        <w:gridCol w:w="1920"/>
        <w:tblGridChange w:id="0">
          <w:tblGrid>
            <w:gridCol w:w="7650"/>
            <w:gridCol w:w="192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 am happy for the school to share the data of my child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 am happy for first name and last initial to be shared with other parents for celebration items such as birthdays, christmas cards and other celebrations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 am happy for first name and last initial to be shared with the </w:t>
            </w: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PTA/Friends Association</w:t>
            </w:r>
            <w:r w:rsidDel="00000000" w:rsidR="00000000" w:rsidRPr="00000000">
              <w:rPr>
                <w:b w:val="1"/>
                <w:rtl w:val="0"/>
              </w:rPr>
              <w:t xml:space="preserve"> for celebration items such as birthdays, christmas cards and other celebrations including end-of-year clothing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highlight w:val="yellow"/>
                <w:rtl w:val="0"/>
              </w:rPr>
              <w:t xml:space="preserve">[Add / delete as appropriate to ensure you seek consent for each of the ways in which the school would like to use the personal data]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Style w:val="Heading3"/>
        <w:rPr>
          <w:b w:val="1"/>
        </w:rPr>
      </w:pPr>
      <w:bookmarkStart w:colFirst="0" w:colLast="0" w:name="_y5umayfhxam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pageBreakBefore w:val="0"/>
        <w:rPr>
          <w:rFonts w:ascii="Calibri" w:cs="Calibri" w:eastAsia="Calibri" w:hAnsi="Calibri"/>
          <w:color w:val="000000"/>
          <w:sz w:val="24"/>
          <w:szCs w:val="24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I have read and understood the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I agree</w:t>
      </w:r>
      <w:ins w:author="Fay Ford" w:id="0" w:date="2021-03-06T17:07:50Z">
        <w:r w:rsidDel="00000000" w:rsidR="00000000" w:rsidRPr="00000000">
          <w:rPr>
            <w:sz w:val="22"/>
            <w:szCs w:val="22"/>
            <w:vertAlign w:val="baseline"/>
            <w:rtl w:val="0"/>
          </w:rPr>
          <w:t xml:space="preserve">/ do not agree</w:t>
        </w:r>
      </w:ins>
      <w:r w:rsidDel="00000000" w:rsidR="00000000" w:rsidRPr="00000000">
        <w:rPr>
          <w:sz w:val="22"/>
          <w:szCs w:val="22"/>
          <w:vertAlign w:val="baseline"/>
          <w:rtl w:val="0"/>
        </w:rPr>
        <w:t xml:space="preserve"> for my / my child’s photographs and video to be used for the purposes described.</w:t>
      </w:r>
      <w:r w:rsidDel="00000000" w:rsidR="00000000" w:rsidRPr="00000000">
        <w:rPr>
          <w:rtl w:val="0"/>
        </w:rPr>
      </w:r>
    </w:p>
    <w:tbl>
      <w:tblPr>
        <w:tblStyle w:val="Table4"/>
        <w:tblW w:w="957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5370"/>
        <w:tblGridChange w:id="0">
          <w:tblGrid>
            <w:gridCol w:w="4200"/>
            <w:gridCol w:w="537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pageBreakBefore w:val="0"/>
              <w:spacing w:after="0" w:lineRule="auto"/>
              <w:rPr>
                <w:b w:val="1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 subject n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pageBreakBefore w:val="0"/>
              <w:spacing w:after="0" w:lineRule="auto"/>
              <w:rPr>
                <w:b w:val="1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Signature of data subject </w:t>
            </w:r>
            <w:r w:rsidDel="00000000" w:rsidR="00000000" w:rsidRPr="00000000">
              <w:rPr>
                <w:b w:val="1"/>
                <w:rtl w:val="0"/>
              </w:rPr>
              <w:t xml:space="preserve">or 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parent/carer*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pageBreakBefore w:val="0"/>
              <w:spacing w:after="0" w:lineRule="auto"/>
              <w:rPr>
                <w:b w:val="1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 of parent/carer (if relevant)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pageBreakBefore w:val="0"/>
              <w:spacing w:after="0" w:lineRule="auto"/>
              <w:rPr>
                <w:b w:val="1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Date: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pageBreakBefore w:val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ageBreakBefore w:val="0"/>
        <w:rPr>
          <w:sz w:val="22"/>
          <w:szCs w:val="22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*</w:t>
      </w:r>
      <w:r w:rsidDel="00000000" w:rsidR="00000000" w:rsidRPr="00000000">
        <w:rPr>
          <w:sz w:val="22"/>
          <w:szCs w:val="22"/>
          <w:rtl w:val="0"/>
        </w:rPr>
        <w:t xml:space="preserve">children can sign this form 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where they can demonstrate an understanding of their data rights</w:t>
      </w:r>
    </w:p>
    <w:p w:rsidR="00000000" w:rsidDel="00000000" w:rsidP="00000000" w:rsidRDefault="00000000" w:rsidRPr="00000000" w14:paraId="00000048">
      <w:pPr>
        <w:pageBreakBefore w:val="0"/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 xml:space="preserve">If you wish to withdraw consent, please ask the school office for a consent withdrawal form.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6838" w:w="11906" w:orient="portrait"/>
      <w:pgMar w:bottom="851" w:top="1702" w:left="1276" w:right="1276" w:header="709" w:footer="34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C">
    <w:pPr>
      <w:pageBreakBefore w:val="0"/>
      <w:rPr/>
    </w:pPr>
    <w:r w:rsidDel="00000000" w:rsidR="00000000" w:rsidRPr="00000000">
      <w:rPr>
        <w:rtl w:val="0"/>
      </w:rPr>
      <w:t xml:space="preserve">v1.5 20-11-19</w:t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otnote w:id="0">
    <w:p w:rsidR="00000000" w:rsidDel="00000000" w:rsidP="00000000" w:rsidRDefault="00000000" w:rsidRPr="00000000" w14:paraId="0000004D">
      <w:pPr>
        <w:pageBreakBefore w:val="0"/>
        <w:spacing w:after="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The school can only provide control of the school social media accounts and cannot guarantee, nor control any re-publication, sharing or household or personal use that follows the publication on social media</w:t>
      </w:r>
      <w:r w:rsidDel="00000000" w:rsidR="00000000" w:rsidRPr="00000000">
        <w:rPr>
          <w:rtl w:val="0"/>
        </w:rPr>
      </w:r>
    </w:p>
  </w:footnote>
  <w:footnote w:id="1">
    <w:p w:rsidR="00000000" w:rsidDel="00000000" w:rsidP="00000000" w:rsidRDefault="00000000" w:rsidRPr="00000000" w14:paraId="0000004E">
      <w:pPr>
        <w:spacing w:after="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The school can only provide control of the school social media accounts and cannot guarantee, nor control any re-publication, sharing or household or personal use that follows the publication on social media</w:t>
      </w:r>
      <w:r w:rsidDel="00000000" w:rsidR="00000000" w:rsidRPr="00000000"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6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7969250</wp:posOffset>
          </wp:positionH>
          <wp:positionV relativeFrom="paragraph">
            <wp:posOffset>-323214</wp:posOffset>
          </wp:positionV>
          <wp:extent cx="1706880" cy="71945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6880" cy="71945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7969250</wp:posOffset>
          </wp:positionH>
          <wp:positionV relativeFrom="paragraph">
            <wp:posOffset>-323214</wp:posOffset>
          </wp:positionV>
          <wp:extent cx="1706880" cy="71945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6880" cy="71945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12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i w:val="0"/>
        <w:smallCaps w:val="0"/>
        <w:strike w:val="0"/>
        <w:color w:val="595959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i w:val="0"/>
        <w:smallCaps w:val="0"/>
        <w:strike w:val="0"/>
        <w:color w:val="595959"/>
        <w:sz w:val="24"/>
        <w:szCs w:val="24"/>
        <w:u w:val="none"/>
        <w:shd w:fill="auto" w:val="clear"/>
        <w:vertAlign w:val="baseline"/>
      </w:rPr>
      <w:drawing>
        <wp:inline distB="0" distT="0" distL="114300" distR="114300">
          <wp:extent cx="2385378" cy="100032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85378" cy="100032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Quattrocento Sans" w:cs="Quattrocento Sans" w:eastAsia="Quattrocento Sans" w:hAnsi="Quattrocento Sans"/>
        <w:color w:val="595959"/>
        <w:sz w:val="24"/>
        <w:szCs w:val="24"/>
        <w:lang w:val="en-GB"/>
      </w:rPr>
    </w:rPrDefault>
    <w:pPrDefault>
      <w:pPr>
        <w:spacing w:after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after="120" w:line="240" w:lineRule="auto"/>
      <w:ind w:firstLine="709"/>
    </w:pPr>
    <w:rPr>
      <w:rFonts w:ascii="Calibri" w:cs="Calibri" w:eastAsia="Calibri" w:hAnsi="Calibri"/>
      <w:b w:val="1"/>
      <w:color w:val="52a6cc"/>
      <w:sz w:val="72"/>
      <w:szCs w:val="72"/>
      <w:vertAlign w:val="baseline"/>
    </w:rPr>
  </w:style>
  <w:style w:type="paragraph" w:styleId="Heading2">
    <w:name w:val="heading 2"/>
    <w:basedOn w:val="Normal"/>
    <w:next w:val="Normal"/>
    <w:pPr>
      <w:pageBreakBefore w:val="0"/>
      <w:spacing w:after="120" w:lineRule="auto"/>
    </w:pPr>
    <w:rPr>
      <w:rFonts w:ascii="Quattrocento Sans" w:cs="Quattrocento Sans" w:eastAsia="Quattrocento Sans" w:hAnsi="Quattrocento Sans"/>
      <w:b w:val="1"/>
      <w:color w:val="52a6cc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pageBreakBefore w:val="0"/>
      <w:spacing w:after="120" w:lineRule="auto"/>
    </w:pPr>
    <w:rPr>
      <w:rFonts w:ascii="Quattrocento Sans" w:cs="Quattrocento Sans" w:eastAsia="Quattrocento Sans" w:hAnsi="Quattrocento Sans"/>
      <w:b w:val="1"/>
      <w:color w:val="52a6cc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